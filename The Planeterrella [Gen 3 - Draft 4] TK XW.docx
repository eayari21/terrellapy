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600DCA60" w14:textId="35369C99" w:rsidR="00415A2E" w:rsidRPr="00C1037D" w:rsidRDefault="00133ADD" w:rsidP="00C1037D">
      <w:pPr>
        <w:spacing w:after="0" w:line="240" w:lineRule="auto"/>
        <w:rPr>
          <w:rFonts w:cs="Calibri"/>
          <w:b/>
          <w:sz w:val="28"/>
          <w:szCs w:val="28"/>
        </w:rPr>
      </w:pPr>
      <w:r>
        <w:rPr>
          <w:rFonts w:cs="Calibri"/>
          <w:b/>
          <w:sz w:val="28"/>
          <w:szCs w:val="28"/>
        </w:rPr>
        <w:t xml:space="preserve">A </w:t>
      </w:r>
      <w:proofErr w:type="spellStart"/>
      <w:r>
        <w:rPr>
          <w:rFonts w:cs="Calibri"/>
          <w:b/>
          <w:sz w:val="28"/>
          <w:szCs w:val="28"/>
        </w:rPr>
        <w:t>Planeterrella</w:t>
      </w:r>
      <w:proofErr w:type="spellEnd"/>
      <w:r>
        <w:rPr>
          <w:rFonts w:cs="Calibri"/>
          <w:b/>
          <w:sz w:val="28"/>
          <w:szCs w:val="28"/>
        </w:rPr>
        <w:t xml:space="preserve"> </w:t>
      </w:r>
      <w:r w:rsidR="00C03709">
        <w:rPr>
          <w:rFonts w:cs="Calibri"/>
          <w:b/>
          <w:sz w:val="28"/>
          <w:szCs w:val="28"/>
        </w:rPr>
        <w:t>Experiment of t</w:t>
      </w:r>
      <w:r w:rsidR="007A748C">
        <w:rPr>
          <w:rFonts w:cs="Calibri"/>
          <w:b/>
          <w:sz w:val="28"/>
          <w:szCs w:val="28"/>
        </w:rPr>
        <w:t>he Stellar Ring Current</w:t>
      </w:r>
      <w:r w:rsidR="00EE553B">
        <w:rPr>
          <w:rFonts w:cs="Calibri"/>
          <w:b/>
          <w:sz w:val="28"/>
          <w:szCs w:val="28"/>
        </w:rPr>
        <w:t>s</w:t>
      </w:r>
    </w:p>
    <w:p w14:paraId="0C19A337" w14:textId="77777777" w:rsidR="007373C4" w:rsidRDefault="007373C4" w:rsidP="00D74122">
      <w:pPr>
        <w:spacing w:after="0" w:line="240" w:lineRule="auto"/>
        <w:rPr>
          <w:rFonts w:cs="Calibri"/>
          <w:sz w:val="24"/>
          <w:szCs w:val="24"/>
        </w:rPr>
      </w:pPr>
    </w:p>
    <w:p w14:paraId="30FBF6CF" w14:textId="7EC53701" w:rsidR="007373C4" w:rsidRDefault="007373C4" w:rsidP="00D74122">
      <w:pPr>
        <w:spacing w:after="0" w:line="240" w:lineRule="auto"/>
        <w:rPr>
          <w:rFonts w:cs="Calibri"/>
          <w:sz w:val="24"/>
          <w:szCs w:val="24"/>
        </w:rPr>
      </w:pPr>
      <w:r>
        <w:rPr>
          <w:rFonts w:cs="Calibri"/>
          <w:sz w:val="24"/>
          <w:szCs w:val="24"/>
        </w:rPr>
        <w:t>Tom Keaton</w:t>
      </w:r>
      <w:r w:rsidR="00133ADD">
        <w:rPr>
          <w:rFonts w:cs="Calibri"/>
          <w:i/>
          <w:sz w:val="20"/>
          <w:szCs w:val="20"/>
        </w:rPr>
        <w:t xml:space="preserve">, </w:t>
      </w:r>
      <w:r w:rsidR="00642482">
        <w:rPr>
          <w:rFonts w:cs="Calibri"/>
          <w:sz w:val="24"/>
          <w:szCs w:val="24"/>
        </w:rPr>
        <w:t>Xu Wang</w:t>
      </w:r>
      <w:r w:rsidR="00133ADD">
        <w:rPr>
          <w:rFonts w:cs="Calibri"/>
          <w:i/>
          <w:sz w:val="20"/>
          <w:szCs w:val="20"/>
        </w:rPr>
        <w:t xml:space="preserve"> and </w:t>
      </w:r>
      <w:proofErr w:type="spellStart"/>
      <w:r>
        <w:rPr>
          <w:rFonts w:cs="Calibri"/>
          <w:sz w:val="24"/>
          <w:szCs w:val="24"/>
        </w:rPr>
        <w:t>Mih</w:t>
      </w:r>
      <w:del w:id="0" w:author="Xu Wang" w:date="2019-07-21T09:42:00Z">
        <w:r w:rsidDel="00FD1DB3">
          <w:rPr>
            <w:rFonts w:cs="Calibri"/>
            <w:sz w:val="24"/>
            <w:szCs w:val="24"/>
          </w:rPr>
          <w:delText>a</w:delText>
        </w:r>
      </w:del>
      <w:ins w:id="1" w:author="Xu Wang" w:date="2019-07-21T09:42:00Z">
        <w:r w:rsidR="00FD1DB3">
          <w:rPr>
            <w:rFonts w:ascii="greek" w:hAnsi="greek" w:cs="Calibri"/>
            <w:sz w:val="24"/>
            <w:szCs w:val="24"/>
          </w:rPr>
          <w:t>á</w:t>
        </w:r>
      </w:ins>
      <w:r>
        <w:rPr>
          <w:rFonts w:cs="Calibri"/>
          <w:sz w:val="24"/>
          <w:szCs w:val="24"/>
        </w:rPr>
        <w:t>ly</w:t>
      </w:r>
      <w:proofErr w:type="spellEnd"/>
      <w:r>
        <w:rPr>
          <w:rFonts w:cs="Calibri"/>
          <w:sz w:val="24"/>
          <w:szCs w:val="24"/>
        </w:rPr>
        <w:t xml:space="preserve"> </w:t>
      </w:r>
      <w:proofErr w:type="spellStart"/>
      <w:r>
        <w:rPr>
          <w:rFonts w:cs="Calibri"/>
          <w:sz w:val="24"/>
          <w:szCs w:val="24"/>
        </w:rPr>
        <w:t>Hor</w:t>
      </w:r>
      <w:ins w:id="2" w:author="Xu Wang" w:date="2019-07-21T09:42:00Z">
        <w:r w:rsidR="00FD1DB3">
          <w:rPr>
            <w:rFonts w:ascii="greek" w:hAnsi="greek" w:cs="Calibri"/>
            <w:sz w:val="24"/>
            <w:szCs w:val="24"/>
          </w:rPr>
          <w:t>á</w:t>
        </w:r>
      </w:ins>
      <w:del w:id="3" w:author="Xu Wang" w:date="2019-07-21T09:42:00Z">
        <w:r w:rsidDel="00FD1DB3">
          <w:rPr>
            <w:rFonts w:cs="Calibri"/>
            <w:sz w:val="24"/>
            <w:szCs w:val="24"/>
          </w:rPr>
          <w:delText>a</w:delText>
        </w:r>
      </w:del>
      <w:r>
        <w:rPr>
          <w:rFonts w:cs="Calibri"/>
          <w:sz w:val="24"/>
          <w:szCs w:val="24"/>
        </w:rPr>
        <w:t>nyi</w:t>
      </w:r>
      <w:proofErr w:type="spellEnd"/>
    </w:p>
    <w:p w14:paraId="4D384162" w14:textId="0B954B34" w:rsidR="007373C4" w:rsidRDefault="00C1037D" w:rsidP="00D74122">
      <w:pPr>
        <w:spacing w:after="0" w:line="240" w:lineRule="auto"/>
        <w:rPr>
          <w:rFonts w:cs="Calibri"/>
          <w:i/>
          <w:sz w:val="20"/>
          <w:szCs w:val="20"/>
        </w:rPr>
      </w:pPr>
      <w:r w:rsidRPr="00C1037D">
        <w:rPr>
          <w:rFonts w:cs="Calibri"/>
          <w:i/>
          <w:sz w:val="20"/>
          <w:szCs w:val="20"/>
        </w:rPr>
        <w:t>Laboratory for Atmospheric and Space Physics, University of Colorado Boulder, Colorado 8030</w:t>
      </w:r>
      <w:r w:rsidR="00133ADD">
        <w:rPr>
          <w:rFonts w:cs="Calibri"/>
          <w:i/>
          <w:sz w:val="20"/>
          <w:szCs w:val="20"/>
        </w:rPr>
        <w:t>3;</w:t>
      </w:r>
      <w:r w:rsidR="001856B6">
        <w:rPr>
          <w:rFonts w:cs="Calibri"/>
          <w:i/>
          <w:sz w:val="20"/>
          <w:szCs w:val="20"/>
        </w:rPr>
        <w:t xml:space="preserve"> and</w:t>
      </w:r>
    </w:p>
    <w:p w14:paraId="023132CF" w14:textId="77777777" w:rsidR="00133ADD" w:rsidRPr="001E6B44" w:rsidRDefault="00133ADD" w:rsidP="00D74122">
      <w:pPr>
        <w:spacing w:after="0" w:line="240" w:lineRule="auto"/>
        <w:rPr>
          <w:rFonts w:cs="Calibri"/>
          <w:i/>
          <w:sz w:val="20"/>
          <w:szCs w:val="20"/>
        </w:rPr>
      </w:pPr>
      <w:r w:rsidRPr="001E6B44">
        <w:rPr>
          <w:rFonts w:cs="Calibri"/>
          <w:i/>
          <w:sz w:val="20"/>
          <w:szCs w:val="20"/>
        </w:rPr>
        <w:t>NASA SSERVI’s Institute for Modeling Plasma, Atmosphere</w:t>
      </w:r>
      <w:r>
        <w:rPr>
          <w:rFonts w:cs="Calibri"/>
          <w:i/>
          <w:sz w:val="20"/>
          <w:szCs w:val="20"/>
        </w:rPr>
        <w:t>s</w:t>
      </w:r>
      <w:r w:rsidRPr="001E6B44">
        <w:rPr>
          <w:rFonts w:cs="Calibri"/>
          <w:i/>
          <w:sz w:val="20"/>
          <w:szCs w:val="20"/>
        </w:rPr>
        <w:t xml:space="preserve"> and Cosmic Dust, </w:t>
      </w:r>
      <w:r w:rsidRPr="00C1037D">
        <w:rPr>
          <w:rFonts w:cs="Calibri"/>
          <w:i/>
          <w:sz w:val="20"/>
          <w:szCs w:val="20"/>
        </w:rPr>
        <w:t>University of Colorado Boulder, Colorado 8030</w:t>
      </w:r>
      <w:r>
        <w:rPr>
          <w:rFonts w:cs="Calibri"/>
          <w:i/>
          <w:sz w:val="20"/>
          <w:szCs w:val="20"/>
        </w:rPr>
        <w:t>3</w:t>
      </w:r>
    </w:p>
    <w:p w14:paraId="3476D963" w14:textId="77777777" w:rsidR="00C1037D" w:rsidRDefault="00C1037D" w:rsidP="00D74122">
      <w:pPr>
        <w:spacing w:after="0" w:line="240" w:lineRule="auto"/>
        <w:rPr>
          <w:rFonts w:cs="Calibri"/>
          <w:b/>
          <w:sz w:val="24"/>
          <w:szCs w:val="24"/>
        </w:rPr>
      </w:pPr>
    </w:p>
    <w:p w14:paraId="4E7E688F" w14:textId="431F4214" w:rsidR="00415A2E" w:rsidRPr="0046662C" w:rsidRDefault="00415A2E" w:rsidP="00D74122">
      <w:pPr>
        <w:spacing w:after="0" w:line="240" w:lineRule="auto"/>
        <w:rPr>
          <w:rFonts w:cs="Calibri"/>
          <w:sz w:val="24"/>
          <w:szCs w:val="24"/>
        </w:rPr>
      </w:pPr>
      <w:r w:rsidRPr="0046662C">
        <w:rPr>
          <w:rFonts w:cs="Calibri"/>
          <w:b/>
          <w:sz w:val="24"/>
          <w:szCs w:val="24"/>
        </w:rPr>
        <w:t>Key words:</w:t>
      </w:r>
      <w:r w:rsidRPr="0046662C">
        <w:rPr>
          <w:rFonts w:cs="Calibri"/>
          <w:sz w:val="24"/>
          <w:szCs w:val="24"/>
        </w:rPr>
        <w:t xml:space="preserve"> Aurora, plasma </w:t>
      </w:r>
      <w:r w:rsidR="00133ADD">
        <w:rPr>
          <w:rFonts w:cs="Calibri"/>
          <w:sz w:val="24"/>
          <w:szCs w:val="24"/>
        </w:rPr>
        <w:t>glow</w:t>
      </w:r>
      <w:r w:rsidRPr="0046662C">
        <w:rPr>
          <w:rFonts w:cs="Calibri"/>
          <w:sz w:val="24"/>
          <w:szCs w:val="24"/>
        </w:rPr>
        <w:t xml:space="preserve">, </w:t>
      </w:r>
      <w:proofErr w:type="spellStart"/>
      <w:r w:rsidRPr="0046662C">
        <w:rPr>
          <w:rFonts w:cs="Calibri"/>
          <w:sz w:val="24"/>
          <w:szCs w:val="24"/>
        </w:rPr>
        <w:t>Planeterrella</w:t>
      </w:r>
      <w:proofErr w:type="spellEnd"/>
      <w:r w:rsidRPr="0046662C">
        <w:rPr>
          <w:rFonts w:cs="Calibri"/>
          <w:sz w:val="24"/>
          <w:szCs w:val="24"/>
        </w:rPr>
        <w:t xml:space="preserve">, Terrella, </w:t>
      </w:r>
      <w:r w:rsidR="00133ADD">
        <w:rPr>
          <w:rFonts w:cs="Calibri"/>
          <w:sz w:val="24"/>
          <w:szCs w:val="24"/>
        </w:rPr>
        <w:t xml:space="preserve">ring current, </w:t>
      </w:r>
      <w:r w:rsidRPr="0046662C">
        <w:rPr>
          <w:rFonts w:cs="Calibri"/>
          <w:sz w:val="24"/>
          <w:szCs w:val="24"/>
        </w:rPr>
        <w:t>electron-neutral atom collisions</w:t>
      </w:r>
      <w:r w:rsidR="00855DA2">
        <w:rPr>
          <w:rFonts w:cs="Calibri"/>
          <w:sz w:val="24"/>
          <w:szCs w:val="24"/>
        </w:rPr>
        <w:t>, magnetic field</w:t>
      </w:r>
    </w:p>
    <w:p w14:paraId="627E0C44" w14:textId="77777777" w:rsidR="00DB7C8B" w:rsidRPr="0046662C" w:rsidRDefault="00DB7C8B" w:rsidP="00D74122">
      <w:pPr>
        <w:spacing w:after="0" w:line="240" w:lineRule="auto"/>
        <w:rPr>
          <w:rFonts w:cs="Calibri"/>
          <w:sz w:val="24"/>
          <w:szCs w:val="24"/>
        </w:rPr>
      </w:pPr>
    </w:p>
    <w:p w14:paraId="18A97023" w14:textId="77777777" w:rsidR="00DB7C8B" w:rsidRPr="0046662C" w:rsidRDefault="00DB7C8B" w:rsidP="00D74122">
      <w:pPr>
        <w:spacing w:after="0" w:line="240" w:lineRule="auto"/>
        <w:rPr>
          <w:rFonts w:cs="Calibri"/>
          <w:b/>
          <w:bCs/>
          <w:sz w:val="24"/>
          <w:szCs w:val="24"/>
        </w:rPr>
      </w:pPr>
      <w:r w:rsidRPr="0046662C">
        <w:rPr>
          <w:rFonts w:cs="Calibri"/>
          <w:b/>
          <w:bCs/>
          <w:sz w:val="24"/>
          <w:szCs w:val="24"/>
        </w:rPr>
        <w:t>Abstract</w:t>
      </w:r>
    </w:p>
    <w:p w14:paraId="373FA39D" w14:textId="77777777" w:rsidR="00DB7C8B" w:rsidRPr="0046662C" w:rsidRDefault="00DB7C8B" w:rsidP="00D74122">
      <w:pPr>
        <w:spacing w:after="0" w:line="240" w:lineRule="auto"/>
        <w:rPr>
          <w:rFonts w:cs="Calibri"/>
          <w:sz w:val="24"/>
          <w:szCs w:val="24"/>
        </w:rPr>
      </w:pPr>
    </w:p>
    <w:p w14:paraId="1F74A105" w14:textId="05D2C7D1" w:rsidR="0019586C" w:rsidRDefault="0019586C" w:rsidP="00F16511">
      <w:pPr>
        <w:spacing w:after="0" w:line="240" w:lineRule="auto"/>
        <w:jc w:val="both"/>
        <w:rPr>
          <w:rFonts w:ascii="Calibri" w:hAnsi="Calibri" w:cs="Calibri"/>
          <w:sz w:val="24"/>
          <w:szCs w:val="24"/>
        </w:rPr>
      </w:pPr>
      <w:r w:rsidRPr="006E6273">
        <w:rPr>
          <w:rFonts w:ascii="Calibri" w:hAnsi="Calibri" w:cs="Calibri"/>
          <w:sz w:val="24"/>
          <w:szCs w:val="24"/>
        </w:rPr>
        <w:t xml:space="preserve">The Terrella </w:t>
      </w:r>
      <w:r w:rsidR="001B36C2">
        <w:rPr>
          <w:rFonts w:ascii="Calibri" w:hAnsi="Calibri" w:cs="Calibri"/>
          <w:sz w:val="24"/>
          <w:szCs w:val="24"/>
        </w:rPr>
        <w:t>wa</w:t>
      </w:r>
      <w:r w:rsidRPr="006E6273">
        <w:rPr>
          <w:rFonts w:ascii="Calibri" w:hAnsi="Calibri" w:cs="Calibri"/>
          <w:sz w:val="24"/>
          <w:szCs w:val="24"/>
        </w:rPr>
        <w:t xml:space="preserve">s </w:t>
      </w:r>
      <w:r w:rsidR="001B36C2">
        <w:rPr>
          <w:rFonts w:ascii="Calibri" w:hAnsi="Calibri" w:cs="Calibri"/>
          <w:sz w:val="24"/>
          <w:szCs w:val="24"/>
        </w:rPr>
        <w:t>the first laboratory experiment to study space plasma</w:t>
      </w:r>
      <w:r w:rsidR="000A6B58">
        <w:rPr>
          <w:rFonts w:ascii="Calibri" w:hAnsi="Calibri" w:cs="Calibri"/>
          <w:sz w:val="24"/>
          <w:szCs w:val="24"/>
        </w:rPr>
        <w:t>s</w:t>
      </w:r>
      <w:r w:rsidR="001B36C2">
        <w:rPr>
          <w:rFonts w:ascii="Calibri" w:hAnsi="Calibri" w:cs="Calibri"/>
          <w:sz w:val="24"/>
          <w:szCs w:val="24"/>
        </w:rPr>
        <w:t xml:space="preserve"> such as </w:t>
      </w:r>
      <w:r w:rsidR="001E6B44">
        <w:rPr>
          <w:rFonts w:ascii="Calibri" w:hAnsi="Calibri" w:cs="Calibri"/>
          <w:sz w:val="24"/>
          <w:szCs w:val="24"/>
        </w:rPr>
        <w:t xml:space="preserve">the </w:t>
      </w:r>
      <w:r w:rsidRPr="006E6273">
        <w:rPr>
          <w:rFonts w:ascii="Calibri" w:hAnsi="Calibri" w:cs="Calibri"/>
          <w:sz w:val="24"/>
          <w:szCs w:val="24"/>
        </w:rPr>
        <w:t xml:space="preserve">Aurora Borealis. </w:t>
      </w:r>
      <w:r w:rsidR="001B36C2">
        <w:rPr>
          <w:rFonts w:ascii="Calibri" w:hAnsi="Calibri" w:cs="Calibri"/>
          <w:sz w:val="24"/>
          <w:szCs w:val="24"/>
        </w:rPr>
        <w:t>An</w:t>
      </w:r>
      <w:r w:rsidRPr="006E6273">
        <w:rPr>
          <w:rFonts w:ascii="Calibri" w:hAnsi="Calibri" w:cs="Calibri"/>
          <w:sz w:val="24"/>
          <w:szCs w:val="24"/>
        </w:rPr>
        <w:t xml:space="preserve"> advanced version, dubbed the “</w:t>
      </w:r>
      <w:proofErr w:type="spellStart"/>
      <w:r w:rsidRPr="006E6273">
        <w:rPr>
          <w:rFonts w:ascii="Calibri" w:hAnsi="Calibri" w:cs="Calibri"/>
          <w:sz w:val="24"/>
          <w:szCs w:val="24"/>
        </w:rPr>
        <w:t>Planeterrella</w:t>
      </w:r>
      <w:proofErr w:type="spellEnd"/>
      <w:r w:rsidRPr="006E6273">
        <w:rPr>
          <w:rFonts w:ascii="Calibri" w:hAnsi="Calibri" w:cs="Calibri"/>
          <w:sz w:val="24"/>
          <w:szCs w:val="24"/>
        </w:rPr>
        <w:t>”</w:t>
      </w:r>
      <w:r w:rsidR="001B36C2">
        <w:rPr>
          <w:rFonts w:ascii="Calibri" w:hAnsi="Calibri" w:cs="Calibri"/>
          <w:sz w:val="24"/>
          <w:szCs w:val="24"/>
        </w:rPr>
        <w:t>,</w:t>
      </w:r>
      <w:r w:rsidRPr="006E6273">
        <w:rPr>
          <w:rFonts w:ascii="Calibri" w:hAnsi="Calibri" w:cs="Calibri"/>
          <w:sz w:val="24"/>
          <w:szCs w:val="24"/>
        </w:rPr>
        <w:t xml:space="preserve"> </w:t>
      </w:r>
      <w:r w:rsidR="001B36C2">
        <w:rPr>
          <w:rFonts w:ascii="Calibri" w:hAnsi="Calibri" w:cs="Calibri"/>
          <w:sz w:val="24"/>
          <w:szCs w:val="24"/>
        </w:rPr>
        <w:t>has been</w:t>
      </w:r>
      <w:r w:rsidRPr="006E6273">
        <w:rPr>
          <w:rFonts w:ascii="Calibri" w:hAnsi="Calibri" w:cs="Calibri"/>
          <w:sz w:val="24"/>
          <w:szCs w:val="24"/>
        </w:rPr>
        <w:t xml:space="preserve"> used</w:t>
      </w:r>
      <w:r w:rsidR="001B36C2">
        <w:rPr>
          <w:rFonts w:ascii="Calibri" w:hAnsi="Calibri" w:cs="Calibri"/>
          <w:sz w:val="24"/>
          <w:szCs w:val="24"/>
        </w:rPr>
        <w:t xml:space="preserve"> to demonstrate more space plasma phenomena</w:t>
      </w:r>
      <w:r w:rsidRPr="006E6273">
        <w:rPr>
          <w:rFonts w:ascii="Calibri" w:hAnsi="Calibri" w:cs="Calibri"/>
          <w:sz w:val="24"/>
          <w:szCs w:val="24"/>
        </w:rPr>
        <w:t xml:space="preserve">. </w:t>
      </w:r>
      <w:r w:rsidR="001B36C2">
        <w:rPr>
          <w:rFonts w:ascii="Calibri" w:hAnsi="Calibri" w:cs="Calibri"/>
          <w:sz w:val="24"/>
          <w:szCs w:val="24"/>
        </w:rPr>
        <w:t xml:space="preserve">Here we present the </w:t>
      </w:r>
      <w:r w:rsidR="00F47988">
        <w:rPr>
          <w:rFonts w:ascii="Calibri" w:hAnsi="Calibri" w:cs="Calibri"/>
          <w:sz w:val="24"/>
          <w:szCs w:val="24"/>
        </w:rPr>
        <w:t xml:space="preserve">new </w:t>
      </w:r>
      <w:r w:rsidR="001B36C2">
        <w:rPr>
          <w:rFonts w:ascii="Calibri" w:hAnsi="Calibri" w:cs="Calibri"/>
          <w:sz w:val="24"/>
          <w:szCs w:val="24"/>
        </w:rPr>
        <w:t xml:space="preserve">results of the Stellar Ring Current experiment. </w:t>
      </w:r>
      <w:r w:rsidR="00F47988">
        <w:rPr>
          <w:rFonts w:ascii="Calibri" w:hAnsi="Calibri" w:cs="Calibri"/>
          <w:sz w:val="24"/>
          <w:szCs w:val="24"/>
        </w:rPr>
        <w:t xml:space="preserve">A star with a magnetic dipole field is simulated with a hollow sphere 5 cm in diameter in which </w:t>
      </w:r>
      <w:r w:rsidR="001B36C2">
        <w:rPr>
          <w:rFonts w:ascii="Calibri" w:hAnsi="Calibri" w:cs="Calibri"/>
          <w:sz w:val="24"/>
          <w:szCs w:val="24"/>
        </w:rPr>
        <w:t xml:space="preserve">a 0.5 Tesla </w:t>
      </w:r>
      <w:r w:rsidR="000A6B58">
        <w:rPr>
          <w:rFonts w:ascii="Calibri" w:hAnsi="Calibri" w:cs="Calibri"/>
          <w:sz w:val="24"/>
          <w:szCs w:val="24"/>
        </w:rPr>
        <w:t>permanent</w:t>
      </w:r>
      <w:r w:rsidR="001B36C2">
        <w:rPr>
          <w:rFonts w:ascii="Calibri" w:hAnsi="Calibri" w:cs="Calibri"/>
          <w:sz w:val="24"/>
          <w:szCs w:val="24"/>
        </w:rPr>
        <w:t xml:space="preserve"> magnet </w:t>
      </w:r>
      <w:r w:rsidR="00F47988">
        <w:rPr>
          <w:rFonts w:ascii="Calibri" w:hAnsi="Calibri" w:cs="Calibri"/>
          <w:sz w:val="24"/>
          <w:szCs w:val="24"/>
        </w:rPr>
        <w:t>is embedded</w:t>
      </w:r>
      <w:r w:rsidR="001B36C2">
        <w:rPr>
          <w:rFonts w:ascii="Calibri" w:hAnsi="Calibri" w:cs="Calibri"/>
          <w:sz w:val="24"/>
          <w:szCs w:val="24"/>
        </w:rPr>
        <w:t xml:space="preserve">. The sphere is biased </w:t>
      </w:r>
      <w:r w:rsidR="00F47988">
        <w:rPr>
          <w:rFonts w:ascii="Calibri" w:hAnsi="Calibri" w:cs="Calibri"/>
          <w:sz w:val="24"/>
          <w:szCs w:val="24"/>
        </w:rPr>
        <w:t xml:space="preserve">up </w:t>
      </w:r>
      <w:r w:rsidR="001B36C2">
        <w:rPr>
          <w:rFonts w:ascii="Calibri" w:hAnsi="Calibri" w:cs="Calibri"/>
          <w:sz w:val="24"/>
          <w:szCs w:val="24"/>
        </w:rPr>
        <w:t xml:space="preserve">to -2kV to </w:t>
      </w:r>
      <w:r w:rsidR="00F47988">
        <w:rPr>
          <w:rFonts w:ascii="Calibri" w:hAnsi="Calibri" w:cs="Calibri"/>
          <w:sz w:val="24"/>
          <w:szCs w:val="24"/>
        </w:rPr>
        <w:t xml:space="preserve">accelerate </w:t>
      </w:r>
      <w:r w:rsidR="001B36C2">
        <w:rPr>
          <w:rFonts w:ascii="Calibri" w:hAnsi="Calibri" w:cs="Calibri"/>
          <w:sz w:val="24"/>
          <w:szCs w:val="24"/>
        </w:rPr>
        <w:t xml:space="preserve">electrons </w:t>
      </w:r>
      <w:r w:rsidR="00F47988">
        <w:rPr>
          <w:rFonts w:ascii="Calibri" w:hAnsi="Calibri" w:cs="Calibri"/>
          <w:sz w:val="24"/>
          <w:szCs w:val="24"/>
        </w:rPr>
        <w:t>outwards from the surface to</w:t>
      </w:r>
      <w:r w:rsidR="0066062D">
        <w:rPr>
          <w:rFonts w:ascii="Calibri" w:hAnsi="Calibri" w:cs="Calibri"/>
          <w:sz w:val="24"/>
          <w:szCs w:val="24"/>
        </w:rPr>
        <w:t xml:space="preserve"> a</w:t>
      </w:r>
      <w:r w:rsidR="00F47988">
        <w:rPr>
          <w:rFonts w:ascii="Calibri" w:hAnsi="Calibri" w:cs="Calibri"/>
          <w:sz w:val="24"/>
          <w:szCs w:val="24"/>
        </w:rPr>
        <w:t xml:space="preserve"> high energy to collide with and ionize neutral particles in </w:t>
      </w:r>
      <w:r w:rsidR="001B36C2">
        <w:rPr>
          <w:rFonts w:ascii="Calibri" w:hAnsi="Calibri" w:cs="Calibri"/>
          <w:sz w:val="24"/>
          <w:szCs w:val="24"/>
        </w:rPr>
        <w:t xml:space="preserve">the air at </w:t>
      </w:r>
      <w:r w:rsidR="00732808">
        <w:rPr>
          <w:rFonts w:ascii="Calibri" w:hAnsi="Calibri" w:cs="Calibri"/>
          <w:sz w:val="24"/>
          <w:szCs w:val="24"/>
        </w:rPr>
        <w:t xml:space="preserve">a </w:t>
      </w:r>
      <w:r w:rsidR="001B36C2">
        <w:rPr>
          <w:rFonts w:ascii="Calibri" w:hAnsi="Calibri" w:cs="Calibri"/>
          <w:sz w:val="24"/>
          <w:szCs w:val="24"/>
        </w:rPr>
        <w:t xml:space="preserve">pressure </w:t>
      </w:r>
      <w:r w:rsidR="00732808">
        <w:rPr>
          <w:rFonts w:ascii="Calibri" w:hAnsi="Calibri" w:cs="Calibri"/>
          <w:sz w:val="24"/>
          <w:szCs w:val="24"/>
        </w:rPr>
        <w:t xml:space="preserve">range </w:t>
      </w:r>
      <w:r w:rsidR="001B36C2">
        <w:rPr>
          <w:rFonts w:ascii="Calibri" w:hAnsi="Calibri" w:cs="Calibri"/>
          <w:sz w:val="24"/>
          <w:szCs w:val="24"/>
        </w:rPr>
        <w:t xml:space="preserve">of </w:t>
      </w:r>
      <w:r w:rsidR="00732808">
        <w:rPr>
          <w:rFonts w:ascii="Calibri" w:hAnsi="Calibri" w:cs="Calibri"/>
          <w:sz w:val="24"/>
          <w:szCs w:val="24"/>
        </w:rPr>
        <w:t>500-</w:t>
      </w:r>
      <w:r w:rsidR="00B136F0">
        <w:rPr>
          <w:rFonts w:ascii="Calibri" w:hAnsi="Calibri" w:cs="Calibri"/>
          <w:sz w:val="24"/>
          <w:szCs w:val="24"/>
        </w:rPr>
        <w:t>750</w:t>
      </w:r>
      <w:r w:rsidR="001B36C2">
        <w:rPr>
          <w:rFonts w:ascii="Calibri" w:hAnsi="Calibri" w:cs="Calibri"/>
          <w:sz w:val="24"/>
          <w:szCs w:val="24"/>
        </w:rPr>
        <w:t xml:space="preserve"> </w:t>
      </w:r>
      <w:proofErr w:type="spellStart"/>
      <w:r w:rsidR="001B36C2">
        <w:rPr>
          <w:rFonts w:ascii="Calibri" w:hAnsi="Calibri" w:cs="Calibri"/>
          <w:sz w:val="24"/>
          <w:szCs w:val="24"/>
        </w:rPr>
        <w:t>mTorr</w:t>
      </w:r>
      <w:proofErr w:type="spellEnd"/>
      <w:r w:rsidR="001B36C2">
        <w:rPr>
          <w:rFonts w:ascii="Calibri" w:hAnsi="Calibri" w:cs="Calibri"/>
          <w:sz w:val="24"/>
          <w:szCs w:val="24"/>
        </w:rPr>
        <w:t xml:space="preserve">. Two </w:t>
      </w:r>
      <w:r w:rsidR="0088442C">
        <w:rPr>
          <w:rFonts w:ascii="Calibri" w:hAnsi="Calibri" w:cs="Calibri"/>
          <w:sz w:val="24"/>
          <w:szCs w:val="24"/>
        </w:rPr>
        <w:t xml:space="preserve">discrete </w:t>
      </w:r>
      <w:r w:rsidR="001B36C2">
        <w:rPr>
          <w:rFonts w:ascii="Calibri" w:hAnsi="Calibri" w:cs="Calibri"/>
          <w:sz w:val="24"/>
          <w:szCs w:val="24"/>
        </w:rPr>
        <w:t>glowing rings are</w:t>
      </w:r>
      <w:r w:rsidR="000A6B58">
        <w:rPr>
          <w:rFonts w:ascii="Calibri" w:hAnsi="Calibri" w:cs="Calibri"/>
          <w:sz w:val="24"/>
          <w:szCs w:val="24"/>
        </w:rPr>
        <w:t xml:space="preserve"> observed</w:t>
      </w:r>
      <w:r w:rsidR="001B36C2">
        <w:rPr>
          <w:rFonts w:ascii="Calibri" w:hAnsi="Calibri" w:cs="Calibri"/>
          <w:sz w:val="24"/>
          <w:szCs w:val="24"/>
        </w:rPr>
        <w:t xml:space="preserve"> at the equator of the sphere</w:t>
      </w:r>
      <w:r w:rsidR="000A6B58">
        <w:rPr>
          <w:rFonts w:ascii="Calibri" w:hAnsi="Calibri" w:cs="Calibri"/>
          <w:sz w:val="24"/>
          <w:szCs w:val="24"/>
        </w:rPr>
        <w:t>: a bright primary ring and a faint secondary ring with a distinct gap in between them. A test-particle simulation is performed to explain the formation of such ring system.</w:t>
      </w:r>
    </w:p>
    <w:p w14:paraId="5851EE45" w14:textId="77777777" w:rsidR="00415A2E" w:rsidRPr="0046662C" w:rsidRDefault="00415A2E" w:rsidP="00D74122">
      <w:pPr>
        <w:spacing w:after="0" w:line="240" w:lineRule="auto"/>
        <w:rPr>
          <w:rFonts w:cs="Calibri"/>
          <w:sz w:val="24"/>
          <w:szCs w:val="24"/>
        </w:rPr>
      </w:pPr>
    </w:p>
    <w:p w14:paraId="5A2EA269" w14:textId="77777777" w:rsidR="00810C4F" w:rsidRPr="0046662C" w:rsidRDefault="008E4949" w:rsidP="00C55735">
      <w:pPr>
        <w:pStyle w:val="ListParagraph"/>
        <w:numPr>
          <w:ilvl w:val="0"/>
          <w:numId w:val="7"/>
        </w:numPr>
        <w:spacing w:after="0" w:line="240" w:lineRule="auto"/>
        <w:rPr>
          <w:rFonts w:cs="Calibri"/>
          <w:b/>
          <w:sz w:val="24"/>
          <w:szCs w:val="24"/>
        </w:rPr>
      </w:pPr>
      <w:r w:rsidRPr="0046662C">
        <w:rPr>
          <w:rFonts w:cs="Calibri"/>
          <w:b/>
          <w:sz w:val="24"/>
          <w:szCs w:val="24"/>
        </w:rPr>
        <w:t>Introduction</w:t>
      </w:r>
    </w:p>
    <w:p w14:paraId="4A196BB6" w14:textId="77777777" w:rsidR="00D74122" w:rsidRPr="0046662C" w:rsidRDefault="00D74122" w:rsidP="00D74122">
      <w:pPr>
        <w:spacing w:after="0" w:line="240" w:lineRule="auto"/>
        <w:rPr>
          <w:rFonts w:ascii="Calibri" w:hAnsi="Calibri" w:cs="Calibri"/>
          <w:b/>
          <w:sz w:val="24"/>
          <w:szCs w:val="24"/>
          <w:u w:val="single"/>
        </w:rPr>
      </w:pPr>
    </w:p>
    <w:p w14:paraId="4C460F97" w14:textId="2161B457" w:rsidR="007A1C31" w:rsidRDefault="00810C4F" w:rsidP="00F16511">
      <w:pPr>
        <w:spacing w:after="0" w:line="240" w:lineRule="auto"/>
        <w:rPr>
          <w:rFonts w:cs="Calibri"/>
          <w:sz w:val="24"/>
          <w:szCs w:val="24"/>
        </w:rPr>
      </w:pPr>
      <w:r w:rsidRPr="0046662C">
        <w:rPr>
          <w:rFonts w:cs="Calibri"/>
          <w:sz w:val="24"/>
          <w:szCs w:val="24"/>
        </w:rPr>
        <w:t>For many decades</w:t>
      </w:r>
      <w:r w:rsidR="003B14CA" w:rsidRPr="0046662C">
        <w:rPr>
          <w:rFonts w:cs="Calibri"/>
          <w:sz w:val="24"/>
          <w:szCs w:val="24"/>
        </w:rPr>
        <w:t>,</w:t>
      </w:r>
      <w:r w:rsidRPr="0046662C">
        <w:rPr>
          <w:rFonts w:cs="Calibri"/>
          <w:sz w:val="24"/>
          <w:szCs w:val="24"/>
        </w:rPr>
        <w:t xml:space="preserve"> </w:t>
      </w:r>
      <w:r w:rsidR="00C22DDA">
        <w:rPr>
          <w:rFonts w:cs="Calibri"/>
          <w:sz w:val="24"/>
          <w:szCs w:val="24"/>
        </w:rPr>
        <w:t>our understanding of space plasma</w:t>
      </w:r>
      <w:r w:rsidR="00CC12E2">
        <w:rPr>
          <w:rFonts w:cs="Calibri"/>
          <w:sz w:val="24"/>
          <w:szCs w:val="24"/>
        </w:rPr>
        <w:t>s</w:t>
      </w:r>
      <w:r w:rsidR="00C22DDA">
        <w:rPr>
          <w:rFonts w:cs="Calibri"/>
          <w:sz w:val="24"/>
          <w:szCs w:val="24"/>
        </w:rPr>
        <w:t xml:space="preserve"> </w:t>
      </w:r>
      <w:r w:rsidR="00CC12E2">
        <w:rPr>
          <w:rFonts w:cs="Calibri"/>
          <w:sz w:val="24"/>
          <w:szCs w:val="24"/>
        </w:rPr>
        <w:t xml:space="preserve">and their </w:t>
      </w:r>
      <w:r w:rsidR="00C22DDA">
        <w:rPr>
          <w:rFonts w:cs="Calibri"/>
          <w:sz w:val="24"/>
          <w:szCs w:val="24"/>
        </w:rPr>
        <w:t>interactions with the Earth’s magnetic field was sparse</w:t>
      </w:r>
      <w:r w:rsidR="003B14CA" w:rsidRPr="0046662C">
        <w:rPr>
          <w:rFonts w:cs="Calibri"/>
          <w:sz w:val="24"/>
          <w:szCs w:val="24"/>
        </w:rPr>
        <w:t>.</w:t>
      </w:r>
      <w:r w:rsidRPr="0046662C">
        <w:rPr>
          <w:rFonts w:cs="Calibri"/>
          <w:sz w:val="24"/>
          <w:szCs w:val="24"/>
        </w:rPr>
        <w:t xml:space="preserve"> </w:t>
      </w:r>
      <w:r w:rsidR="00CC12E2">
        <w:rPr>
          <w:rFonts w:cs="Calibri"/>
          <w:sz w:val="24"/>
          <w:szCs w:val="24"/>
        </w:rPr>
        <w:t xml:space="preserve">In 1901 </w:t>
      </w:r>
      <w:bookmarkStart w:id="4" w:name="__DdeLink__601_802133973"/>
      <w:r w:rsidRPr="0046662C">
        <w:rPr>
          <w:rFonts w:cs="Calibri"/>
          <w:sz w:val="24"/>
          <w:szCs w:val="24"/>
        </w:rPr>
        <w:t xml:space="preserve">Kristian </w:t>
      </w:r>
      <w:proofErr w:type="spellStart"/>
      <w:r w:rsidRPr="0046662C">
        <w:rPr>
          <w:rFonts w:cs="Calibri"/>
          <w:sz w:val="24"/>
          <w:szCs w:val="24"/>
        </w:rPr>
        <w:t>Brikeland</w:t>
      </w:r>
      <w:proofErr w:type="spellEnd"/>
      <w:r w:rsidR="00CC12E2">
        <w:rPr>
          <w:rFonts w:cs="Calibri"/>
          <w:sz w:val="24"/>
          <w:szCs w:val="24"/>
        </w:rPr>
        <w:t xml:space="preserve"> built a device, dubbed “Terrella” to </w:t>
      </w:r>
      <w:del w:id="5" w:author="Tom Keaton" w:date="2019-07-20T12:31:00Z">
        <w:r w:rsidR="00CC12E2" w:rsidDel="007F540E">
          <w:rPr>
            <w:rFonts w:cs="Calibri"/>
            <w:sz w:val="24"/>
            <w:szCs w:val="24"/>
          </w:rPr>
          <w:delText>simulate and investigate the formation of</w:delText>
        </w:r>
      </w:del>
      <w:ins w:id="6" w:author="Tom Keaton" w:date="2019-07-20T12:31:00Z">
        <w:r w:rsidR="007F540E">
          <w:rPr>
            <w:rFonts w:cs="Calibri"/>
            <w:sz w:val="24"/>
            <w:szCs w:val="24"/>
          </w:rPr>
          <w:t>back up his theories regarding the</w:t>
        </w:r>
      </w:ins>
      <w:r w:rsidR="00CC12E2">
        <w:rPr>
          <w:rFonts w:cs="Calibri"/>
          <w:sz w:val="24"/>
          <w:szCs w:val="24"/>
        </w:rPr>
        <w:t xml:space="preserve"> auroras</w:t>
      </w:r>
      <w:r w:rsidR="00BB63D6">
        <w:rPr>
          <w:rFonts w:cs="Calibri"/>
          <w:sz w:val="24"/>
          <w:szCs w:val="24"/>
        </w:rPr>
        <w:t xml:space="preserve"> [</w:t>
      </w:r>
      <w:r w:rsidR="0012098B">
        <w:rPr>
          <w:rFonts w:cs="Calibri"/>
          <w:sz w:val="24"/>
          <w:szCs w:val="24"/>
        </w:rPr>
        <w:t>7</w:t>
      </w:r>
      <w:r w:rsidR="00BB63D6">
        <w:rPr>
          <w:rFonts w:cs="Calibri"/>
          <w:sz w:val="24"/>
          <w:szCs w:val="24"/>
        </w:rPr>
        <w:t>]</w:t>
      </w:r>
      <w:r w:rsidR="00CC12E2">
        <w:rPr>
          <w:rFonts w:cs="Calibri"/>
          <w:sz w:val="24"/>
          <w:szCs w:val="24"/>
        </w:rPr>
        <w:t xml:space="preserve">. </w:t>
      </w:r>
      <w:bookmarkEnd w:id="4"/>
      <w:r w:rsidR="00CC12E2">
        <w:rPr>
          <w:rFonts w:cs="Calibri"/>
          <w:sz w:val="24"/>
          <w:szCs w:val="24"/>
        </w:rPr>
        <w:t xml:space="preserve">The Terrella is a magnetized sphere representing the Earth. </w:t>
      </w:r>
      <w:r w:rsidRPr="0046662C">
        <w:rPr>
          <w:rFonts w:cs="Calibri"/>
          <w:sz w:val="24"/>
          <w:szCs w:val="24"/>
        </w:rPr>
        <w:t xml:space="preserve"> </w:t>
      </w:r>
      <w:r w:rsidR="00CC12E2">
        <w:rPr>
          <w:rFonts w:cs="Calibri"/>
          <w:sz w:val="24"/>
          <w:szCs w:val="24"/>
        </w:rPr>
        <w:t xml:space="preserve">When </w:t>
      </w:r>
      <w:del w:id="7" w:author="Xu Wang" w:date="2019-07-21T09:50:00Z">
        <w:r w:rsidR="00CC12E2" w:rsidDel="00FD1DB3">
          <w:rPr>
            <w:rFonts w:cs="Calibri"/>
            <w:sz w:val="24"/>
            <w:szCs w:val="24"/>
          </w:rPr>
          <w:delText xml:space="preserve">shooting </w:delText>
        </w:r>
      </w:del>
      <w:r w:rsidR="00CC12E2">
        <w:rPr>
          <w:rFonts w:cs="Calibri"/>
          <w:sz w:val="24"/>
          <w:szCs w:val="24"/>
        </w:rPr>
        <w:t xml:space="preserve">electrons </w:t>
      </w:r>
      <w:ins w:id="8" w:author="Xu Wang" w:date="2019-07-21T09:49:00Z">
        <w:r w:rsidR="00FD1DB3">
          <w:rPr>
            <w:rFonts w:cs="Calibri"/>
            <w:sz w:val="24"/>
            <w:szCs w:val="24"/>
          </w:rPr>
          <w:t xml:space="preserve">precipitate </w:t>
        </w:r>
      </w:ins>
      <w:ins w:id="9" w:author="Xu Wang" w:date="2019-07-21T09:51:00Z">
        <w:r w:rsidR="00FD1DB3">
          <w:rPr>
            <w:rFonts w:cs="Calibri"/>
            <w:sz w:val="24"/>
            <w:szCs w:val="24"/>
          </w:rPr>
          <w:t>to</w:t>
        </w:r>
      </w:ins>
      <w:del w:id="10" w:author="Xu Wang" w:date="2019-07-21T09:51:00Z">
        <w:r w:rsidR="00CC12E2" w:rsidDel="00FD1DB3">
          <w:rPr>
            <w:rFonts w:cs="Calibri"/>
            <w:sz w:val="24"/>
            <w:szCs w:val="24"/>
          </w:rPr>
          <w:delText>at</w:delText>
        </w:r>
      </w:del>
      <w:r w:rsidR="00CC12E2">
        <w:rPr>
          <w:rFonts w:cs="Calibri"/>
          <w:sz w:val="24"/>
          <w:szCs w:val="24"/>
        </w:rPr>
        <w:t xml:space="preserve"> the sphere, a glow in </w:t>
      </w:r>
      <w:ins w:id="11" w:author="Xu Wang" w:date="2019-07-21T09:57:00Z">
        <w:r w:rsidR="00BF388E">
          <w:rPr>
            <w:rFonts w:cs="Calibri"/>
            <w:sz w:val="24"/>
            <w:szCs w:val="24"/>
          </w:rPr>
          <w:t xml:space="preserve">the polar </w:t>
        </w:r>
      </w:ins>
      <w:r w:rsidR="00CC12E2">
        <w:rPr>
          <w:rFonts w:cs="Calibri"/>
          <w:sz w:val="24"/>
          <w:szCs w:val="24"/>
        </w:rPr>
        <w:t xml:space="preserve">regions </w:t>
      </w:r>
      <w:del w:id="12" w:author="Xu Wang" w:date="2019-07-21T09:57:00Z">
        <w:r w:rsidR="00CC12E2" w:rsidDel="00BF388E">
          <w:rPr>
            <w:rFonts w:cs="Calibri"/>
            <w:sz w:val="24"/>
            <w:szCs w:val="24"/>
          </w:rPr>
          <w:delText xml:space="preserve">around the poles </w:delText>
        </w:r>
      </w:del>
      <w:r w:rsidR="00CC12E2">
        <w:rPr>
          <w:rFonts w:cs="Calibri"/>
          <w:sz w:val="24"/>
          <w:szCs w:val="24"/>
        </w:rPr>
        <w:t xml:space="preserve">of the sphere is created </w:t>
      </w:r>
      <w:ins w:id="13" w:author="Xu Wang" w:date="2019-07-21T09:52:00Z">
        <w:r w:rsidR="00FD1DB3">
          <w:rPr>
            <w:rFonts w:cs="Calibri"/>
            <w:sz w:val="24"/>
            <w:szCs w:val="24"/>
          </w:rPr>
          <w:t>due to collision</w:t>
        </w:r>
      </w:ins>
      <w:ins w:id="14" w:author="Xu Wang" w:date="2019-07-21T09:53:00Z">
        <w:r w:rsidR="00FD1DB3">
          <w:rPr>
            <w:rFonts w:cs="Calibri"/>
            <w:sz w:val="24"/>
            <w:szCs w:val="24"/>
          </w:rPr>
          <w:t xml:space="preserve">s </w:t>
        </w:r>
      </w:ins>
      <w:ins w:id="15" w:author="Xu Wang" w:date="2019-07-21T09:55:00Z">
        <w:r w:rsidR="00FD1DB3">
          <w:rPr>
            <w:rFonts w:cs="Calibri"/>
            <w:sz w:val="24"/>
            <w:szCs w:val="24"/>
          </w:rPr>
          <w:t>of</w:t>
        </w:r>
      </w:ins>
      <w:ins w:id="16" w:author="Xu Wang" w:date="2019-07-21T09:53:00Z">
        <w:r w:rsidR="00FD1DB3">
          <w:rPr>
            <w:rFonts w:cs="Calibri"/>
            <w:sz w:val="24"/>
            <w:szCs w:val="24"/>
          </w:rPr>
          <w:t xml:space="preserve"> </w:t>
        </w:r>
      </w:ins>
      <w:ins w:id="17" w:author="Xu Wang" w:date="2019-07-21T09:55:00Z">
        <w:r w:rsidR="00FD1DB3">
          <w:rPr>
            <w:rFonts w:cs="Calibri"/>
            <w:sz w:val="24"/>
            <w:szCs w:val="24"/>
          </w:rPr>
          <w:t xml:space="preserve">the </w:t>
        </w:r>
      </w:ins>
      <w:ins w:id="18" w:author="Xu Wang" w:date="2019-07-21T09:53:00Z">
        <w:r w:rsidR="00FD1DB3">
          <w:rPr>
            <w:rFonts w:cs="Calibri"/>
            <w:sz w:val="24"/>
            <w:szCs w:val="24"/>
          </w:rPr>
          <w:t xml:space="preserve">electrons </w:t>
        </w:r>
      </w:ins>
      <w:ins w:id="19" w:author="Xu Wang" w:date="2019-07-21T09:55:00Z">
        <w:r w:rsidR="00FD1DB3">
          <w:rPr>
            <w:rFonts w:cs="Calibri"/>
            <w:sz w:val="24"/>
            <w:szCs w:val="24"/>
          </w:rPr>
          <w:t>with</w:t>
        </w:r>
      </w:ins>
      <w:ins w:id="20" w:author="Xu Wang" w:date="2019-07-21T09:53:00Z">
        <w:r w:rsidR="00FD1DB3">
          <w:rPr>
            <w:rFonts w:cs="Calibri"/>
            <w:sz w:val="24"/>
            <w:szCs w:val="24"/>
          </w:rPr>
          <w:t xml:space="preserve"> neutral particles, causing </w:t>
        </w:r>
      </w:ins>
      <w:ins w:id="21" w:author="Xu Wang" w:date="2019-07-21T09:54:00Z">
        <w:r w:rsidR="00FD1DB3">
          <w:rPr>
            <w:rFonts w:cs="Calibri"/>
            <w:sz w:val="24"/>
            <w:szCs w:val="24"/>
          </w:rPr>
          <w:t xml:space="preserve">their </w:t>
        </w:r>
      </w:ins>
      <w:ins w:id="22" w:author="Xu Wang" w:date="2019-07-21T09:52:00Z">
        <w:r w:rsidR="00FD1DB3">
          <w:rPr>
            <w:rFonts w:cs="Calibri"/>
            <w:sz w:val="24"/>
            <w:szCs w:val="24"/>
          </w:rPr>
          <w:t>ionization</w:t>
        </w:r>
      </w:ins>
      <w:ins w:id="23" w:author="Xu Wang" w:date="2019-07-21T09:54:00Z">
        <w:r w:rsidR="00FD1DB3">
          <w:rPr>
            <w:rFonts w:cs="Calibri"/>
            <w:sz w:val="24"/>
            <w:szCs w:val="24"/>
          </w:rPr>
          <w:t>.</w:t>
        </w:r>
      </w:ins>
      <w:ins w:id="24" w:author="Xu Wang" w:date="2019-07-21T09:52:00Z">
        <w:r w:rsidR="00FD1DB3">
          <w:rPr>
            <w:rFonts w:cs="Calibri"/>
            <w:sz w:val="24"/>
            <w:szCs w:val="24"/>
          </w:rPr>
          <w:t xml:space="preserve"> </w:t>
        </w:r>
      </w:ins>
      <w:ins w:id="25" w:author="Xu Wang" w:date="2019-07-21T09:54:00Z">
        <w:r w:rsidR="00FD1DB3">
          <w:rPr>
            <w:rFonts w:cs="Calibri"/>
            <w:sz w:val="24"/>
            <w:szCs w:val="24"/>
          </w:rPr>
          <w:t xml:space="preserve">The ionization </w:t>
        </w:r>
      </w:ins>
      <w:ins w:id="26" w:author="Xu Wang" w:date="2019-07-21T09:55:00Z">
        <w:r w:rsidR="00FD1DB3">
          <w:rPr>
            <w:rFonts w:cs="Calibri"/>
            <w:sz w:val="24"/>
            <w:szCs w:val="24"/>
          </w:rPr>
          <w:t xml:space="preserve">is </w:t>
        </w:r>
      </w:ins>
      <w:ins w:id="27" w:author="Xu Wang" w:date="2019-07-21T09:56:00Z">
        <w:r w:rsidR="00FD1DB3">
          <w:rPr>
            <w:rFonts w:cs="Calibri"/>
            <w:sz w:val="24"/>
            <w:szCs w:val="24"/>
          </w:rPr>
          <w:t xml:space="preserve">intensified </w:t>
        </w:r>
      </w:ins>
      <w:del w:id="28" w:author="Xu Wang" w:date="2019-07-21T09:52:00Z">
        <w:r w:rsidR="00CC12E2" w:rsidDel="00FD1DB3">
          <w:rPr>
            <w:rFonts w:cs="Calibri"/>
            <w:sz w:val="24"/>
            <w:szCs w:val="24"/>
          </w:rPr>
          <w:delText xml:space="preserve">because </w:delText>
        </w:r>
      </w:del>
      <w:del w:id="29" w:author="Xu Wang" w:date="2019-07-21T09:56:00Z">
        <w:r w:rsidR="00CC12E2" w:rsidDel="00FD1DB3">
          <w:rPr>
            <w:rFonts w:cs="Calibri"/>
            <w:sz w:val="24"/>
            <w:szCs w:val="24"/>
          </w:rPr>
          <w:delText xml:space="preserve">the electrons collide with and ionize the neutral particles </w:delText>
        </w:r>
      </w:del>
      <w:r w:rsidR="00CC12E2">
        <w:rPr>
          <w:rFonts w:cs="Calibri"/>
          <w:sz w:val="24"/>
          <w:szCs w:val="24"/>
        </w:rPr>
        <w:t>in the</w:t>
      </w:r>
      <w:ins w:id="30" w:author="Xu Wang" w:date="2019-07-21T09:58:00Z">
        <w:r w:rsidR="00BF388E">
          <w:rPr>
            <w:rFonts w:cs="Calibri"/>
            <w:sz w:val="24"/>
            <w:szCs w:val="24"/>
          </w:rPr>
          <w:t xml:space="preserve"> polar regions where</w:t>
        </w:r>
      </w:ins>
      <w:r w:rsidR="00CC12E2">
        <w:rPr>
          <w:rFonts w:cs="Calibri"/>
          <w:sz w:val="24"/>
          <w:szCs w:val="24"/>
        </w:rPr>
        <w:t xml:space="preserve"> </w:t>
      </w:r>
      <w:del w:id="31" w:author="Xu Wang" w:date="2019-07-21T14:44:00Z">
        <w:r w:rsidR="00CC12E2" w:rsidDel="0059767F">
          <w:rPr>
            <w:rFonts w:cs="Calibri"/>
            <w:sz w:val="24"/>
            <w:szCs w:val="24"/>
          </w:rPr>
          <w:delText>magnetic cusp</w:delText>
        </w:r>
      </w:del>
      <w:del w:id="32" w:author="Xu Wang" w:date="2019-07-21T09:58:00Z">
        <w:r w:rsidR="00CC12E2" w:rsidDel="00BF388E">
          <w:rPr>
            <w:rFonts w:cs="Calibri"/>
            <w:sz w:val="24"/>
            <w:szCs w:val="24"/>
          </w:rPr>
          <w:delText xml:space="preserve"> regions</w:delText>
        </w:r>
      </w:del>
      <w:del w:id="33" w:author="Xu Wang" w:date="2019-07-21T14:44:00Z">
        <w:r w:rsidR="00CC12E2" w:rsidDel="0059767F">
          <w:rPr>
            <w:rFonts w:cs="Calibri"/>
            <w:sz w:val="24"/>
            <w:szCs w:val="24"/>
          </w:rPr>
          <w:delText xml:space="preserve"> </w:delText>
        </w:r>
      </w:del>
      <w:del w:id="34" w:author="Xu Wang" w:date="2019-07-21T09:59:00Z">
        <w:r w:rsidR="00CC12E2" w:rsidDel="00BF388E">
          <w:rPr>
            <w:rFonts w:cs="Calibri"/>
            <w:sz w:val="24"/>
            <w:szCs w:val="24"/>
          </w:rPr>
          <w:delText xml:space="preserve">to which </w:delText>
        </w:r>
      </w:del>
      <w:r w:rsidR="00CC12E2">
        <w:rPr>
          <w:rFonts w:cs="Calibri"/>
          <w:sz w:val="24"/>
          <w:szCs w:val="24"/>
        </w:rPr>
        <w:t xml:space="preserve">the electrons </w:t>
      </w:r>
      <w:ins w:id="35" w:author="Xu Wang" w:date="2019-07-21T14:44:00Z">
        <w:r w:rsidR="0059767F">
          <w:rPr>
            <w:rFonts w:cs="Calibri"/>
            <w:sz w:val="24"/>
            <w:szCs w:val="24"/>
          </w:rPr>
          <w:t xml:space="preserve">are focused by </w:t>
        </w:r>
        <w:r w:rsidR="0059767F">
          <w:rPr>
            <w:rFonts w:cs="Calibri"/>
            <w:sz w:val="24"/>
            <w:szCs w:val="24"/>
          </w:rPr>
          <w:t>the magnetic cusp field</w:t>
        </w:r>
        <w:r w:rsidR="0059767F" w:rsidDel="00BF388E">
          <w:rPr>
            <w:rFonts w:cs="Calibri"/>
            <w:sz w:val="24"/>
            <w:szCs w:val="24"/>
          </w:rPr>
          <w:t xml:space="preserve"> </w:t>
        </w:r>
      </w:ins>
      <w:del w:id="36" w:author="Xu Wang" w:date="2019-07-21T09:59:00Z">
        <w:r w:rsidR="00CC12E2" w:rsidDel="00BF388E">
          <w:rPr>
            <w:rFonts w:cs="Calibri"/>
            <w:sz w:val="24"/>
            <w:szCs w:val="24"/>
          </w:rPr>
          <w:delText xml:space="preserve">are focused </w:delText>
        </w:r>
      </w:del>
      <w:r w:rsidR="00CC12E2">
        <w:rPr>
          <w:rFonts w:cs="Calibri"/>
          <w:sz w:val="24"/>
          <w:szCs w:val="24"/>
        </w:rPr>
        <w:t xml:space="preserve">due to the Lorentz force. </w:t>
      </w:r>
      <w:r w:rsidR="00CA68EA">
        <w:rPr>
          <w:rFonts w:cs="Calibri"/>
          <w:sz w:val="24"/>
          <w:szCs w:val="24"/>
        </w:rPr>
        <w:t>The Terrella was the first laboratory experiment</w:t>
      </w:r>
      <w:del w:id="37" w:author="Tom Keaton" w:date="2019-07-19T17:17:00Z">
        <w:r w:rsidR="00CA68EA" w:rsidDel="006F36C2">
          <w:rPr>
            <w:rFonts w:cs="Calibri"/>
            <w:sz w:val="24"/>
            <w:szCs w:val="24"/>
          </w:rPr>
          <w:delText>s</w:delText>
        </w:r>
      </w:del>
      <w:r w:rsidR="00CA68EA">
        <w:rPr>
          <w:rFonts w:cs="Calibri"/>
          <w:sz w:val="24"/>
          <w:szCs w:val="24"/>
        </w:rPr>
        <w:t xml:space="preserve"> to study space physics. </w:t>
      </w:r>
      <w:r w:rsidRPr="0046662C">
        <w:rPr>
          <w:rFonts w:cs="Calibri"/>
          <w:sz w:val="24"/>
          <w:szCs w:val="24"/>
        </w:rPr>
        <w:t xml:space="preserve">Since its creation, the device has been reproduced and improved. </w:t>
      </w:r>
      <w:r w:rsidR="00CA68EA">
        <w:rPr>
          <w:rFonts w:cs="Calibri"/>
          <w:sz w:val="24"/>
          <w:szCs w:val="24"/>
        </w:rPr>
        <w:t xml:space="preserve">Recently, an advanced </w:t>
      </w:r>
      <w:r w:rsidRPr="0046662C">
        <w:rPr>
          <w:rFonts w:cs="Calibri"/>
          <w:sz w:val="24"/>
          <w:szCs w:val="24"/>
        </w:rPr>
        <w:t>version</w:t>
      </w:r>
      <w:r w:rsidR="00CA68EA">
        <w:rPr>
          <w:rFonts w:cs="Calibri"/>
          <w:sz w:val="24"/>
          <w:szCs w:val="24"/>
        </w:rPr>
        <w:t>,</w:t>
      </w:r>
      <w:r w:rsidRPr="0046662C">
        <w:rPr>
          <w:rFonts w:cs="Calibri"/>
          <w:sz w:val="24"/>
          <w:szCs w:val="24"/>
        </w:rPr>
        <w:t xml:space="preserve"> called the “</w:t>
      </w:r>
      <w:proofErr w:type="spellStart"/>
      <w:r w:rsidRPr="0046662C">
        <w:rPr>
          <w:rFonts w:cs="Calibri"/>
          <w:sz w:val="24"/>
          <w:szCs w:val="24"/>
        </w:rPr>
        <w:t>Planeterrella</w:t>
      </w:r>
      <w:proofErr w:type="spellEnd"/>
      <w:r w:rsidRPr="0046662C">
        <w:rPr>
          <w:rFonts w:cs="Calibri"/>
          <w:sz w:val="24"/>
          <w:szCs w:val="24"/>
        </w:rPr>
        <w:t xml:space="preserve">”, </w:t>
      </w:r>
      <w:r w:rsidR="00CA68EA">
        <w:rPr>
          <w:rFonts w:cs="Calibri"/>
          <w:sz w:val="24"/>
          <w:szCs w:val="24"/>
        </w:rPr>
        <w:t xml:space="preserve">has been developed </w:t>
      </w:r>
      <w:r w:rsidRPr="0046662C">
        <w:rPr>
          <w:rFonts w:cs="Calibri"/>
          <w:sz w:val="24"/>
          <w:szCs w:val="24"/>
        </w:rPr>
        <w:t>by a French research team</w:t>
      </w:r>
      <w:r w:rsidR="00863935" w:rsidRPr="0046662C">
        <w:rPr>
          <w:rFonts w:cs="Calibri"/>
          <w:sz w:val="24"/>
          <w:szCs w:val="24"/>
        </w:rPr>
        <w:t xml:space="preserve"> at the </w:t>
      </w:r>
      <w:proofErr w:type="spellStart"/>
      <w:r w:rsidR="00863935" w:rsidRPr="0046662C">
        <w:rPr>
          <w:rFonts w:cs="Calibri"/>
          <w:sz w:val="24"/>
          <w:szCs w:val="24"/>
        </w:rPr>
        <w:t>Laboratoire</w:t>
      </w:r>
      <w:proofErr w:type="spellEnd"/>
      <w:r w:rsidR="00863935" w:rsidRPr="0046662C">
        <w:rPr>
          <w:rFonts w:cs="Calibri"/>
          <w:sz w:val="24"/>
          <w:szCs w:val="24"/>
        </w:rPr>
        <w:t xml:space="preserve"> de </w:t>
      </w:r>
      <w:proofErr w:type="spellStart"/>
      <w:r w:rsidR="00863935" w:rsidRPr="0046662C">
        <w:rPr>
          <w:rFonts w:cs="Calibri"/>
          <w:sz w:val="24"/>
          <w:szCs w:val="24"/>
        </w:rPr>
        <w:t>Planetologie</w:t>
      </w:r>
      <w:proofErr w:type="spellEnd"/>
      <w:r w:rsidR="00863935" w:rsidRPr="0046662C">
        <w:rPr>
          <w:rFonts w:cs="Calibri"/>
          <w:sz w:val="24"/>
          <w:szCs w:val="24"/>
        </w:rPr>
        <w:t xml:space="preserve"> de </w:t>
      </w:r>
      <w:proofErr w:type="spellStart"/>
      <w:r w:rsidR="00863935" w:rsidRPr="0046662C">
        <w:rPr>
          <w:rFonts w:cs="Calibri"/>
          <w:sz w:val="24"/>
          <w:szCs w:val="24"/>
        </w:rPr>
        <w:t>Grenbole</w:t>
      </w:r>
      <w:proofErr w:type="spellEnd"/>
      <w:r w:rsidR="00487DBF">
        <w:rPr>
          <w:rFonts w:cs="Calibri"/>
          <w:sz w:val="24"/>
          <w:szCs w:val="24"/>
        </w:rPr>
        <w:t xml:space="preserve"> </w:t>
      </w:r>
      <w:r w:rsidR="00CA68EA">
        <w:rPr>
          <w:rFonts w:cs="Calibri"/>
          <w:sz w:val="24"/>
          <w:szCs w:val="24"/>
        </w:rPr>
        <w:t>[</w:t>
      </w:r>
      <w:r w:rsidR="0012098B">
        <w:rPr>
          <w:rFonts w:cs="Calibri"/>
          <w:sz w:val="24"/>
          <w:szCs w:val="24"/>
        </w:rPr>
        <w:t>1]</w:t>
      </w:r>
      <w:r w:rsidR="00CA68EA">
        <w:rPr>
          <w:rFonts w:cs="Calibri"/>
          <w:sz w:val="24"/>
          <w:szCs w:val="24"/>
        </w:rPr>
        <w:t xml:space="preserve">, </w:t>
      </w:r>
      <w:proofErr w:type="spellStart"/>
      <w:r w:rsidRPr="0046662C">
        <w:rPr>
          <w:rFonts w:cs="Calibri"/>
          <w:sz w:val="24"/>
          <w:szCs w:val="24"/>
        </w:rPr>
        <w:t>Lilensten</w:t>
      </w:r>
      <w:proofErr w:type="spellEnd"/>
      <w:r w:rsidR="00CA68EA">
        <w:rPr>
          <w:rFonts w:cs="Calibri"/>
          <w:sz w:val="24"/>
          <w:szCs w:val="24"/>
        </w:rPr>
        <w:t>]</w:t>
      </w:r>
      <w:r w:rsidRPr="0046662C">
        <w:rPr>
          <w:rFonts w:cs="Calibri"/>
          <w:sz w:val="24"/>
          <w:szCs w:val="24"/>
        </w:rPr>
        <w:t xml:space="preserve">. </w:t>
      </w:r>
      <w:r w:rsidR="00CA68EA">
        <w:rPr>
          <w:rFonts w:cs="Calibri"/>
          <w:sz w:val="24"/>
          <w:szCs w:val="24"/>
        </w:rPr>
        <w:t xml:space="preserve">The </w:t>
      </w:r>
      <w:proofErr w:type="spellStart"/>
      <w:r w:rsidR="00CA68EA">
        <w:rPr>
          <w:rFonts w:cs="Calibri"/>
          <w:sz w:val="24"/>
          <w:szCs w:val="24"/>
        </w:rPr>
        <w:t>Planeterrella</w:t>
      </w:r>
      <w:proofErr w:type="spellEnd"/>
      <w:r w:rsidR="00CA68EA">
        <w:rPr>
          <w:rFonts w:cs="Calibri"/>
          <w:sz w:val="24"/>
          <w:szCs w:val="24"/>
        </w:rPr>
        <w:t xml:space="preserve"> consists of two magnetized spheres with one representing the Sun or a star and another one representing a planet. Several phenomena have been simulated in the </w:t>
      </w:r>
      <w:proofErr w:type="spellStart"/>
      <w:r w:rsidR="00CA68EA">
        <w:rPr>
          <w:rFonts w:cs="Calibri"/>
          <w:sz w:val="24"/>
          <w:szCs w:val="24"/>
        </w:rPr>
        <w:t>Planeterrela</w:t>
      </w:r>
      <w:proofErr w:type="spellEnd"/>
      <w:r w:rsidR="00CA68EA">
        <w:rPr>
          <w:rFonts w:cs="Calibri"/>
          <w:sz w:val="24"/>
          <w:szCs w:val="24"/>
        </w:rPr>
        <w:t xml:space="preserve">, including aurora ovals, coronas, coronal holes, Van Allen belts as well as the </w:t>
      </w:r>
      <w:r w:rsidR="002B6453">
        <w:rPr>
          <w:rFonts w:cs="Calibri"/>
          <w:sz w:val="24"/>
          <w:szCs w:val="24"/>
        </w:rPr>
        <w:t>Stellar Ring Current</w:t>
      </w:r>
      <w:ins w:id="38" w:author="Xu Wang" w:date="2019-07-21T14:50:00Z">
        <w:r w:rsidR="0078384F">
          <w:rPr>
            <w:rFonts w:cs="Calibri"/>
            <w:sz w:val="24"/>
            <w:szCs w:val="24"/>
          </w:rPr>
          <w:t>s</w:t>
        </w:r>
      </w:ins>
      <w:ins w:id="39" w:author="Tom Keaton" w:date="2019-07-20T12:47:00Z">
        <w:r w:rsidR="002B6453">
          <w:rPr>
            <w:rFonts w:cs="Calibri"/>
            <w:sz w:val="24"/>
            <w:szCs w:val="24"/>
          </w:rPr>
          <w:t xml:space="preserve"> </w:t>
        </w:r>
      </w:ins>
      <w:r w:rsidR="007A1C31">
        <w:rPr>
          <w:rFonts w:cs="Calibri"/>
          <w:sz w:val="24"/>
          <w:szCs w:val="24"/>
        </w:rPr>
        <w:t xml:space="preserve">which </w:t>
      </w:r>
      <w:r w:rsidR="002B6453">
        <w:rPr>
          <w:rFonts w:cs="Calibri"/>
          <w:sz w:val="24"/>
          <w:szCs w:val="24"/>
        </w:rPr>
        <w:t xml:space="preserve">will be elaborated upon in </w:t>
      </w:r>
      <w:r w:rsidR="007A1C31">
        <w:rPr>
          <w:rFonts w:cs="Calibri"/>
          <w:sz w:val="24"/>
          <w:szCs w:val="24"/>
        </w:rPr>
        <w:t>this paper.</w:t>
      </w:r>
    </w:p>
    <w:p w14:paraId="36D0F1F7" w14:textId="76A9D0A8" w:rsidR="00563713" w:rsidRDefault="007A1C31" w:rsidP="00B0431D">
      <w:pPr>
        <w:spacing w:after="0" w:line="240" w:lineRule="auto"/>
        <w:ind w:firstLine="720"/>
        <w:rPr>
          <w:rFonts w:cs="Calibri"/>
          <w:sz w:val="24"/>
          <w:szCs w:val="24"/>
        </w:rPr>
      </w:pPr>
      <w:r>
        <w:rPr>
          <w:rFonts w:cs="Calibri"/>
          <w:sz w:val="24"/>
          <w:szCs w:val="24"/>
        </w:rPr>
        <w:t xml:space="preserve">The </w:t>
      </w:r>
      <w:r w:rsidR="007C3217">
        <w:rPr>
          <w:rFonts w:cs="Calibri"/>
          <w:sz w:val="24"/>
          <w:szCs w:val="24"/>
        </w:rPr>
        <w:t>Stellar Ring Current</w:t>
      </w:r>
      <w:r w:rsidR="002B6453">
        <w:rPr>
          <w:rFonts w:cs="Calibri"/>
          <w:sz w:val="24"/>
          <w:szCs w:val="24"/>
        </w:rPr>
        <w:t>s</w:t>
      </w:r>
      <w:r w:rsidR="007C3217">
        <w:rPr>
          <w:rFonts w:cs="Calibri"/>
          <w:sz w:val="24"/>
          <w:szCs w:val="24"/>
        </w:rPr>
        <w:t xml:space="preserve"> </w:t>
      </w:r>
      <w:r>
        <w:rPr>
          <w:rFonts w:cs="Calibri"/>
          <w:sz w:val="24"/>
          <w:szCs w:val="24"/>
        </w:rPr>
        <w:t xml:space="preserve">has been reproduced in many </w:t>
      </w:r>
      <w:proofErr w:type="spellStart"/>
      <w:r>
        <w:rPr>
          <w:rFonts w:cs="Calibri"/>
          <w:sz w:val="24"/>
          <w:szCs w:val="24"/>
        </w:rPr>
        <w:t>Planterrella</w:t>
      </w:r>
      <w:proofErr w:type="spellEnd"/>
      <w:r>
        <w:rPr>
          <w:rFonts w:cs="Calibri"/>
          <w:sz w:val="24"/>
          <w:szCs w:val="24"/>
        </w:rPr>
        <w:t xml:space="preserve"> devices by a number of research groups around the world for mainly an educational purpose. </w:t>
      </w:r>
      <w:r w:rsidR="00563713">
        <w:rPr>
          <w:rFonts w:cs="Calibri"/>
          <w:sz w:val="24"/>
          <w:szCs w:val="24"/>
        </w:rPr>
        <w:t>Recently at the NASA SSERVI’s</w:t>
      </w:r>
      <w:r w:rsidR="00563713" w:rsidRPr="0046662C">
        <w:rPr>
          <w:rFonts w:cs="Calibri"/>
          <w:sz w:val="24"/>
          <w:szCs w:val="24"/>
        </w:rPr>
        <w:t xml:space="preserve"> Institute for Modeling Plasma, Atmospheres and Cosmic Dust (IMPACT)</w:t>
      </w:r>
      <w:r w:rsidR="00563713">
        <w:rPr>
          <w:rFonts w:cs="Calibri"/>
          <w:sz w:val="24"/>
          <w:szCs w:val="24"/>
        </w:rPr>
        <w:t xml:space="preserve"> at the University of Colorado – Boulder, we built a </w:t>
      </w:r>
      <w:proofErr w:type="spellStart"/>
      <w:r w:rsidR="00563713">
        <w:rPr>
          <w:rFonts w:cs="Calibri"/>
          <w:sz w:val="24"/>
          <w:szCs w:val="24"/>
        </w:rPr>
        <w:t>Planeterrella</w:t>
      </w:r>
      <w:proofErr w:type="spellEnd"/>
      <w:r w:rsidR="00563713">
        <w:rPr>
          <w:rFonts w:cs="Calibri"/>
          <w:sz w:val="24"/>
          <w:szCs w:val="24"/>
        </w:rPr>
        <w:t xml:space="preserve"> device </w:t>
      </w:r>
      <w:r w:rsidR="00563713" w:rsidRPr="0046662C">
        <w:rPr>
          <w:rFonts w:cs="Calibri"/>
          <w:sz w:val="24"/>
          <w:szCs w:val="24"/>
        </w:rPr>
        <w:t xml:space="preserve">based on the </w:t>
      </w:r>
      <w:proofErr w:type="spellStart"/>
      <w:r w:rsidR="00563713" w:rsidRPr="0046662C">
        <w:rPr>
          <w:rFonts w:cs="Calibri"/>
          <w:sz w:val="24"/>
          <w:szCs w:val="24"/>
        </w:rPr>
        <w:t>Grenbole</w:t>
      </w:r>
      <w:proofErr w:type="spellEnd"/>
      <w:r w:rsidR="00563713" w:rsidRPr="0046662C">
        <w:rPr>
          <w:rFonts w:cs="Calibri"/>
          <w:sz w:val="24"/>
          <w:szCs w:val="24"/>
        </w:rPr>
        <w:t xml:space="preserve"> team’s design</w:t>
      </w:r>
      <w:r w:rsidR="00563713">
        <w:rPr>
          <w:rFonts w:cs="Calibri"/>
          <w:sz w:val="24"/>
          <w:szCs w:val="24"/>
        </w:rPr>
        <w:t xml:space="preserve">. We discovered </w:t>
      </w:r>
      <w:ins w:id="40" w:author="Tom Keaton" w:date="2019-07-19T17:35:00Z">
        <w:r w:rsidR="00C11E84">
          <w:rPr>
            <w:rFonts w:cs="Calibri"/>
            <w:sz w:val="24"/>
            <w:szCs w:val="24"/>
          </w:rPr>
          <w:t xml:space="preserve">via </w:t>
        </w:r>
      </w:ins>
      <w:del w:id="41" w:author="Tom Keaton" w:date="2019-07-19T17:34:00Z">
        <w:r w:rsidR="00563713" w:rsidDel="007C3217">
          <w:rPr>
            <w:rFonts w:cs="Calibri"/>
            <w:sz w:val="24"/>
            <w:szCs w:val="24"/>
          </w:rPr>
          <w:delText xml:space="preserve">new features of </w:delText>
        </w:r>
      </w:del>
      <w:del w:id="42" w:author="Tom Keaton" w:date="2019-07-19T17:35:00Z">
        <w:r w:rsidR="00563713" w:rsidDel="00C11E84">
          <w:rPr>
            <w:rFonts w:cs="Calibri"/>
            <w:sz w:val="24"/>
            <w:szCs w:val="24"/>
          </w:rPr>
          <w:delText xml:space="preserve">the </w:delText>
        </w:r>
      </w:del>
      <w:del w:id="43" w:author="Tom Keaton" w:date="2019-07-19T17:34:00Z">
        <w:r w:rsidR="00563713" w:rsidDel="007C3217">
          <w:rPr>
            <w:rFonts w:cs="Calibri"/>
            <w:sz w:val="24"/>
            <w:szCs w:val="24"/>
          </w:rPr>
          <w:delText xml:space="preserve">stellar ring current </w:delText>
        </w:r>
      </w:del>
      <w:del w:id="44" w:author="Tom Keaton" w:date="2019-07-19T17:35:00Z">
        <w:r w:rsidR="00563713" w:rsidDel="00C11E84">
          <w:rPr>
            <w:rFonts w:cs="Calibri"/>
            <w:sz w:val="24"/>
            <w:szCs w:val="24"/>
          </w:rPr>
          <w:delText xml:space="preserve">and further studied its formation with </w:delText>
        </w:r>
      </w:del>
      <w:r w:rsidR="00563713">
        <w:rPr>
          <w:rFonts w:cs="Calibri"/>
          <w:sz w:val="24"/>
          <w:szCs w:val="24"/>
        </w:rPr>
        <w:t xml:space="preserve">both </w:t>
      </w:r>
      <w:del w:id="45" w:author="Tom Keaton [2]" w:date="2019-07-08T15:44:00Z">
        <w:r w:rsidR="00563713" w:rsidDel="00487DBF">
          <w:rPr>
            <w:rFonts w:cs="Calibri"/>
            <w:sz w:val="24"/>
            <w:szCs w:val="24"/>
          </w:rPr>
          <w:delText xml:space="preserve">the </w:delText>
        </w:r>
      </w:del>
      <w:r w:rsidR="00563713">
        <w:rPr>
          <w:rFonts w:cs="Calibri"/>
          <w:sz w:val="24"/>
          <w:szCs w:val="24"/>
        </w:rPr>
        <w:t>imaging data and computer simulations</w:t>
      </w:r>
      <w:ins w:id="46" w:author="Tom Keaton" w:date="2019-07-19T17:35:00Z">
        <w:r w:rsidR="00C11E84">
          <w:rPr>
            <w:rFonts w:cs="Calibri"/>
            <w:sz w:val="24"/>
            <w:szCs w:val="24"/>
          </w:rPr>
          <w:t xml:space="preserve"> th</w:t>
        </w:r>
      </w:ins>
      <w:ins w:id="47" w:author="Tom Keaton" w:date="2019-07-19T17:36:00Z">
        <w:r w:rsidR="00C11E84">
          <w:rPr>
            <w:rFonts w:cs="Calibri"/>
            <w:sz w:val="24"/>
            <w:szCs w:val="24"/>
          </w:rPr>
          <w:t xml:space="preserve">at this experiment </w:t>
        </w:r>
      </w:ins>
      <w:ins w:id="48" w:author="Tom Keaton" w:date="2019-07-19T17:35:00Z">
        <w:r w:rsidR="00C11E84">
          <w:rPr>
            <w:rFonts w:cs="Calibri"/>
            <w:sz w:val="24"/>
            <w:szCs w:val="24"/>
          </w:rPr>
          <w:lastRenderedPageBreak/>
          <w:t>produces two discrete “currents”</w:t>
        </w:r>
      </w:ins>
      <w:ins w:id="49" w:author="Tom Keaton" w:date="2019-07-19T17:36:00Z">
        <w:r w:rsidR="00C11E84">
          <w:rPr>
            <w:rFonts w:cs="Calibri"/>
            <w:sz w:val="24"/>
            <w:szCs w:val="24"/>
          </w:rPr>
          <w:t xml:space="preserve"> within a specific pressure and voltage potential range.</w:t>
        </w:r>
      </w:ins>
      <w:ins w:id="50" w:author="Tom Keaton" w:date="2019-07-19T17:35:00Z">
        <w:r w:rsidR="00C11E84">
          <w:rPr>
            <w:rFonts w:cs="Calibri"/>
            <w:sz w:val="24"/>
            <w:szCs w:val="24"/>
          </w:rPr>
          <w:t xml:space="preserve"> </w:t>
        </w:r>
      </w:ins>
      <w:commentRangeStart w:id="51"/>
      <w:ins w:id="52" w:author="Tom Keaton" w:date="2019-07-19T17:36:00Z">
        <w:r w:rsidR="00C11E84">
          <w:rPr>
            <w:rFonts w:cs="Calibri"/>
            <w:sz w:val="24"/>
            <w:szCs w:val="24"/>
          </w:rPr>
          <w:t>The</w:t>
        </w:r>
      </w:ins>
      <w:ins w:id="53" w:author="Tom Keaton" w:date="2019-07-19T17:35:00Z">
        <w:r w:rsidR="00C11E84">
          <w:rPr>
            <w:rFonts w:cs="Calibri"/>
            <w:sz w:val="24"/>
            <w:szCs w:val="24"/>
          </w:rPr>
          <w:t xml:space="preserve"> </w:t>
        </w:r>
      </w:ins>
      <w:ins w:id="54" w:author="Tom Keaton" w:date="2019-07-19T17:38:00Z">
        <w:r w:rsidR="00C11E84">
          <w:rPr>
            <w:rFonts w:cs="Calibri"/>
            <w:sz w:val="24"/>
            <w:szCs w:val="24"/>
          </w:rPr>
          <w:t xml:space="preserve">results are </w:t>
        </w:r>
      </w:ins>
      <w:ins w:id="55" w:author="Tom Keaton" w:date="2019-07-19T17:35:00Z">
        <w:r w:rsidR="00C11E84">
          <w:rPr>
            <w:rFonts w:cs="Calibri"/>
            <w:sz w:val="24"/>
            <w:szCs w:val="24"/>
          </w:rPr>
          <w:t>very similar to the Van Allen Belts</w:t>
        </w:r>
      </w:ins>
      <w:ins w:id="56" w:author="Tom Keaton" w:date="2019-07-19T17:38:00Z">
        <w:r w:rsidR="00C11E84">
          <w:rPr>
            <w:rFonts w:cs="Calibri"/>
            <w:sz w:val="24"/>
            <w:szCs w:val="24"/>
          </w:rPr>
          <w:t>, a</w:t>
        </w:r>
      </w:ins>
      <w:ins w:id="57" w:author="Tom Keaton" w:date="2019-07-19T17:29:00Z">
        <w:r w:rsidR="007C3217">
          <w:rPr>
            <w:rFonts w:cs="Calibri"/>
            <w:sz w:val="24"/>
            <w:szCs w:val="24"/>
          </w:rPr>
          <w:t xml:space="preserve">lthough the </w:t>
        </w:r>
      </w:ins>
      <w:ins w:id="58" w:author="Tom Keaton" w:date="2019-07-19T17:33:00Z">
        <w:r w:rsidR="007C3217">
          <w:rPr>
            <w:rFonts w:cs="Calibri"/>
            <w:sz w:val="24"/>
            <w:szCs w:val="24"/>
          </w:rPr>
          <w:t xml:space="preserve">initial </w:t>
        </w:r>
      </w:ins>
      <w:ins w:id="59" w:author="Tom Keaton" w:date="2019-07-19T17:29:00Z">
        <w:r w:rsidR="007C3217">
          <w:rPr>
            <w:rFonts w:cs="Calibri"/>
            <w:sz w:val="24"/>
            <w:szCs w:val="24"/>
          </w:rPr>
          <w:t xml:space="preserve">conditions </w:t>
        </w:r>
      </w:ins>
      <w:ins w:id="60" w:author="Tom Keaton" w:date="2019-07-19T17:38:00Z">
        <w:r w:rsidR="00C11E84">
          <w:rPr>
            <w:rFonts w:cs="Calibri"/>
            <w:sz w:val="24"/>
            <w:szCs w:val="24"/>
          </w:rPr>
          <w:t xml:space="preserve">for the experiment </w:t>
        </w:r>
      </w:ins>
      <w:ins w:id="61" w:author="Tom Keaton" w:date="2019-07-19T17:29:00Z">
        <w:r w:rsidR="007C3217">
          <w:rPr>
            <w:rFonts w:cs="Calibri"/>
            <w:sz w:val="24"/>
            <w:szCs w:val="24"/>
          </w:rPr>
          <w:t>are</w:t>
        </w:r>
      </w:ins>
      <w:ins w:id="62" w:author="Tom Keaton" w:date="2019-07-19T17:28:00Z">
        <w:r w:rsidR="007C3217">
          <w:rPr>
            <w:rFonts w:cs="Calibri"/>
            <w:sz w:val="24"/>
            <w:szCs w:val="24"/>
          </w:rPr>
          <w:t xml:space="preserve"> </w:t>
        </w:r>
      </w:ins>
      <w:ins w:id="63" w:author="Tom Keaton" w:date="2019-07-19T17:27:00Z">
        <w:r w:rsidR="007C3217">
          <w:rPr>
            <w:rFonts w:cs="Calibri"/>
            <w:sz w:val="24"/>
            <w:szCs w:val="24"/>
          </w:rPr>
          <w:t>reverse</w:t>
        </w:r>
      </w:ins>
      <w:ins w:id="64" w:author="Tom Keaton" w:date="2019-07-19T17:38:00Z">
        <w:r w:rsidR="00C11E84">
          <w:rPr>
            <w:rFonts w:cs="Calibri"/>
            <w:sz w:val="24"/>
            <w:szCs w:val="24"/>
          </w:rPr>
          <w:t>d</w:t>
        </w:r>
      </w:ins>
      <w:ins w:id="65" w:author="Tom Keaton" w:date="2019-07-19T17:40:00Z">
        <w:r w:rsidR="00C11E84">
          <w:rPr>
            <w:rFonts w:cs="Calibri"/>
            <w:sz w:val="24"/>
            <w:szCs w:val="24"/>
          </w:rPr>
          <w:t xml:space="preserve">. </w:t>
        </w:r>
      </w:ins>
      <w:ins w:id="66" w:author="Tom Keaton" w:date="2019-07-19T17:38:00Z">
        <w:r w:rsidR="00C11E84">
          <w:rPr>
            <w:rFonts w:cs="Calibri"/>
            <w:sz w:val="24"/>
            <w:szCs w:val="24"/>
          </w:rPr>
          <w:t>Th</w:t>
        </w:r>
      </w:ins>
      <w:ins w:id="67" w:author="Tom Keaton" w:date="2019-07-19T17:40:00Z">
        <w:r w:rsidR="00C11E84">
          <w:rPr>
            <w:rFonts w:cs="Calibri"/>
            <w:sz w:val="24"/>
            <w:szCs w:val="24"/>
          </w:rPr>
          <w:t>e</w:t>
        </w:r>
      </w:ins>
      <w:ins w:id="68" w:author="Tom Keaton" w:date="2019-07-19T17:39:00Z">
        <w:r w:rsidR="00C11E84">
          <w:rPr>
            <w:rFonts w:cs="Calibri"/>
            <w:sz w:val="24"/>
            <w:szCs w:val="24"/>
          </w:rPr>
          <w:t xml:space="preserve"> experiment shows</w:t>
        </w:r>
      </w:ins>
      <w:ins w:id="69" w:author="Tom Keaton" w:date="2019-07-19T17:40:00Z">
        <w:r w:rsidR="00C11E84">
          <w:rPr>
            <w:rFonts w:cs="Calibri"/>
            <w:sz w:val="24"/>
            <w:szCs w:val="24"/>
          </w:rPr>
          <w:t xml:space="preserve"> </w:t>
        </w:r>
      </w:ins>
      <w:ins w:id="70" w:author="Tom Keaton" w:date="2019-07-19T17:39:00Z">
        <w:r w:rsidR="00C11E84">
          <w:rPr>
            <w:rFonts w:cs="Calibri"/>
            <w:sz w:val="24"/>
            <w:szCs w:val="24"/>
          </w:rPr>
          <w:t>that Van Allen Belt like radiation regions may be possible around other astrono</w:t>
        </w:r>
      </w:ins>
      <w:ins w:id="71" w:author="Tom Keaton" w:date="2019-07-19T17:40:00Z">
        <w:r w:rsidR="00C11E84">
          <w:rPr>
            <w:rFonts w:cs="Calibri"/>
            <w:sz w:val="24"/>
            <w:szCs w:val="24"/>
          </w:rPr>
          <w:t>mical bodies such as neutron stars. Mo</w:t>
        </w:r>
      </w:ins>
      <w:ins w:id="72" w:author="Tom Keaton" w:date="2019-07-19T17:41:00Z">
        <w:r w:rsidR="00C11E84">
          <w:rPr>
            <w:rFonts w:cs="Calibri"/>
            <w:sz w:val="24"/>
            <w:szCs w:val="24"/>
          </w:rPr>
          <w:t>reover, given the simple initial conditions of the electrons, it may also become more feasible to derive an equation that can describe the geometry and collision frequenc</w:t>
        </w:r>
      </w:ins>
      <w:ins w:id="73" w:author="Tom Keaton" w:date="2019-07-19T17:42:00Z">
        <w:r w:rsidR="00C11E84">
          <w:rPr>
            <w:rFonts w:cs="Calibri"/>
            <w:sz w:val="24"/>
            <w:szCs w:val="24"/>
          </w:rPr>
          <w:t xml:space="preserve">ies </w:t>
        </w:r>
      </w:ins>
      <w:ins w:id="74" w:author="Tom Keaton" w:date="2019-07-19T17:41:00Z">
        <w:r w:rsidR="00C11E84">
          <w:rPr>
            <w:rFonts w:cs="Calibri"/>
            <w:sz w:val="24"/>
            <w:szCs w:val="24"/>
          </w:rPr>
          <w:t>of these radiation belts.</w:t>
        </w:r>
      </w:ins>
      <w:commentRangeEnd w:id="51"/>
      <w:r w:rsidR="00CE247D">
        <w:rPr>
          <w:rStyle w:val="CommentReference"/>
        </w:rPr>
        <w:commentReference w:id="51"/>
      </w:r>
      <w:ins w:id="76" w:author="Tom Keaton" w:date="2019-07-19T17:41:00Z">
        <w:r w:rsidR="00C11E84">
          <w:rPr>
            <w:rFonts w:cs="Calibri"/>
            <w:sz w:val="24"/>
            <w:szCs w:val="24"/>
          </w:rPr>
          <w:t xml:space="preserve"> </w:t>
        </w:r>
      </w:ins>
      <w:r w:rsidR="00EC60D9">
        <w:rPr>
          <w:rFonts w:cs="Calibri"/>
          <w:sz w:val="24"/>
          <w:szCs w:val="24"/>
        </w:rPr>
        <w:t xml:space="preserve">The paper is </w:t>
      </w:r>
      <w:r w:rsidR="00487DBF">
        <w:rPr>
          <w:rFonts w:cs="Calibri"/>
          <w:sz w:val="24"/>
          <w:szCs w:val="24"/>
        </w:rPr>
        <w:t xml:space="preserve">outlined </w:t>
      </w:r>
      <w:r w:rsidR="00EC60D9">
        <w:rPr>
          <w:rFonts w:cs="Calibri"/>
          <w:sz w:val="24"/>
          <w:szCs w:val="24"/>
        </w:rPr>
        <w:t xml:space="preserve">as follows. Section 2 describes the experimental apparatus and setup. The simulation method and configuration </w:t>
      </w:r>
      <w:r w:rsidR="00487DBF">
        <w:rPr>
          <w:rFonts w:cs="Calibri"/>
          <w:sz w:val="24"/>
          <w:szCs w:val="24"/>
        </w:rPr>
        <w:t>are</w:t>
      </w:r>
      <w:r w:rsidR="00EC60D9">
        <w:rPr>
          <w:rFonts w:cs="Calibri"/>
          <w:sz w:val="24"/>
          <w:szCs w:val="24"/>
        </w:rPr>
        <w:t xml:space="preserve"> described in section 3. Section 4 shows the imaging results compared with the simulation results. Our findings are concluded in section 5.</w:t>
      </w:r>
    </w:p>
    <w:p w14:paraId="1FA8CBA3" w14:textId="77777777" w:rsidR="000C2942" w:rsidRDefault="000C2942" w:rsidP="006F36C2">
      <w:pPr>
        <w:spacing w:after="0" w:line="240" w:lineRule="auto"/>
        <w:rPr>
          <w:rFonts w:cs="Calibri"/>
          <w:sz w:val="24"/>
          <w:szCs w:val="24"/>
        </w:rPr>
      </w:pPr>
    </w:p>
    <w:p w14:paraId="2998EF21" w14:textId="77777777" w:rsidR="000C2942" w:rsidRPr="000C2942" w:rsidRDefault="000C2942" w:rsidP="000C2942">
      <w:pPr>
        <w:pStyle w:val="ListParagraph"/>
        <w:numPr>
          <w:ilvl w:val="0"/>
          <w:numId w:val="7"/>
        </w:numPr>
        <w:spacing w:after="0" w:line="240" w:lineRule="auto"/>
        <w:rPr>
          <w:rFonts w:cs="Calibri"/>
          <w:b/>
          <w:bCs/>
          <w:sz w:val="24"/>
          <w:szCs w:val="24"/>
        </w:rPr>
      </w:pPr>
      <w:r w:rsidRPr="000C2942">
        <w:rPr>
          <w:rFonts w:cs="Calibri"/>
          <w:b/>
          <w:bCs/>
          <w:sz w:val="24"/>
          <w:szCs w:val="24"/>
        </w:rPr>
        <w:t>Experimental Setup</w:t>
      </w:r>
    </w:p>
    <w:p w14:paraId="6B1A8054" w14:textId="77777777" w:rsidR="000C2942" w:rsidRDefault="000C2942" w:rsidP="00B0431D">
      <w:pPr>
        <w:spacing w:after="0" w:line="240" w:lineRule="auto"/>
        <w:ind w:firstLine="720"/>
        <w:rPr>
          <w:rFonts w:cs="Calibri"/>
          <w:sz w:val="24"/>
          <w:szCs w:val="24"/>
        </w:rPr>
      </w:pPr>
    </w:p>
    <w:p w14:paraId="67376BE6" w14:textId="31D2A0CC" w:rsidR="000C2942" w:rsidRDefault="002F5A1A" w:rsidP="00F16511">
      <w:pPr>
        <w:spacing w:after="0" w:line="240" w:lineRule="auto"/>
        <w:rPr>
          <w:rFonts w:cs="Calibri"/>
          <w:sz w:val="24"/>
          <w:szCs w:val="24"/>
        </w:rPr>
      </w:pPr>
      <w:r>
        <w:rPr>
          <w:rFonts w:cs="Calibri"/>
          <w:sz w:val="24"/>
          <w:szCs w:val="24"/>
        </w:rPr>
        <w:t xml:space="preserve">In a typical </w:t>
      </w:r>
      <w:proofErr w:type="spellStart"/>
      <w:r>
        <w:rPr>
          <w:rFonts w:cs="Calibri"/>
          <w:sz w:val="24"/>
          <w:szCs w:val="24"/>
        </w:rPr>
        <w:t>Planeterrella</w:t>
      </w:r>
      <w:proofErr w:type="spellEnd"/>
      <w:r>
        <w:rPr>
          <w:rFonts w:cs="Calibri"/>
          <w:sz w:val="24"/>
          <w:szCs w:val="24"/>
        </w:rPr>
        <w:t xml:space="preserve"> device [</w:t>
      </w:r>
      <w:proofErr w:type="spellStart"/>
      <w:r>
        <w:rPr>
          <w:rFonts w:cs="Calibri"/>
          <w:sz w:val="24"/>
          <w:szCs w:val="24"/>
        </w:rPr>
        <w:t>Lilensten</w:t>
      </w:r>
      <w:proofErr w:type="spellEnd"/>
      <w:r>
        <w:rPr>
          <w:rFonts w:cs="Calibri"/>
          <w:sz w:val="24"/>
          <w:szCs w:val="24"/>
        </w:rPr>
        <w:t xml:space="preserve">], there are two magnetized spheres as described above. For simulating the </w:t>
      </w:r>
      <w:r w:rsidR="002B6453">
        <w:rPr>
          <w:rFonts w:cs="Calibri"/>
          <w:sz w:val="24"/>
          <w:szCs w:val="24"/>
        </w:rPr>
        <w:t>Stellar Ring Currents</w:t>
      </w:r>
      <w:r>
        <w:rPr>
          <w:rFonts w:cs="Calibri"/>
          <w:sz w:val="24"/>
          <w:szCs w:val="24"/>
        </w:rPr>
        <w:t xml:space="preserve">, only one </w:t>
      </w:r>
      <w:r w:rsidR="009C6A18">
        <w:rPr>
          <w:rFonts w:cs="Calibri"/>
          <w:sz w:val="24"/>
          <w:szCs w:val="24"/>
        </w:rPr>
        <w:t xml:space="preserve">of them </w:t>
      </w:r>
      <w:r>
        <w:rPr>
          <w:rFonts w:cs="Calibri"/>
          <w:sz w:val="24"/>
          <w:szCs w:val="24"/>
        </w:rPr>
        <w:t xml:space="preserve">is required. </w:t>
      </w:r>
      <w:r w:rsidR="009C6A18">
        <w:rPr>
          <w:rFonts w:cs="Calibri"/>
          <w:sz w:val="24"/>
          <w:szCs w:val="24"/>
        </w:rPr>
        <w:t xml:space="preserve">The experimental setup is shown in Fig. 1. The vacuum chamber is a </w:t>
      </w:r>
      <w:r w:rsidR="00487DBF">
        <w:rPr>
          <w:rFonts w:cs="Calibri"/>
          <w:sz w:val="24"/>
          <w:szCs w:val="24"/>
        </w:rPr>
        <w:t>4</w:t>
      </w:r>
      <w:ins w:id="77" w:author="Xu Wang" w:date="2019-07-21T14:54:00Z">
        <w:r w:rsidR="0078384F">
          <w:rPr>
            <w:rFonts w:cs="Calibri"/>
            <w:sz w:val="24"/>
            <w:szCs w:val="24"/>
          </w:rPr>
          <w:t>1</w:t>
        </w:r>
      </w:ins>
      <w:r w:rsidR="009C6A18">
        <w:rPr>
          <w:rFonts w:cs="Calibri"/>
          <w:sz w:val="24"/>
          <w:szCs w:val="24"/>
        </w:rPr>
        <w:t xml:space="preserve"> cm </w:t>
      </w:r>
      <w:ins w:id="78" w:author="Tom Keaton [2]" w:date="2019-07-08T15:47:00Z">
        <w:del w:id="79" w:author="Xu Wang" w:date="2019-07-21T14:56:00Z">
          <w:r w:rsidR="00AD1E05" w:rsidDel="0078384F">
            <w:rPr>
              <w:rFonts w:cs="Calibri"/>
              <w:sz w:val="24"/>
              <w:szCs w:val="24"/>
            </w:rPr>
            <w:delText>outer</w:delText>
          </w:r>
        </w:del>
      </w:ins>
      <w:r w:rsidR="009C6A18">
        <w:rPr>
          <w:rFonts w:cs="Calibri"/>
          <w:sz w:val="24"/>
          <w:szCs w:val="24"/>
        </w:rPr>
        <w:t xml:space="preserve">diameter and </w:t>
      </w:r>
      <w:r w:rsidR="00AD1E05">
        <w:rPr>
          <w:rFonts w:cs="Calibri"/>
          <w:sz w:val="24"/>
          <w:szCs w:val="24"/>
        </w:rPr>
        <w:t xml:space="preserve">63.5 </w:t>
      </w:r>
      <w:r w:rsidR="009C6A18">
        <w:rPr>
          <w:rFonts w:cs="Calibri"/>
          <w:sz w:val="24"/>
          <w:szCs w:val="24"/>
        </w:rPr>
        <w:t xml:space="preserve">cm tall </w:t>
      </w:r>
      <w:r w:rsidR="00AD1E05">
        <w:rPr>
          <w:rFonts w:cs="Calibri"/>
          <w:sz w:val="24"/>
          <w:szCs w:val="24"/>
        </w:rPr>
        <w:t xml:space="preserve">bell jar </w:t>
      </w:r>
      <w:r w:rsidR="009C6A18">
        <w:rPr>
          <w:rFonts w:cs="Calibri"/>
          <w:sz w:val="24"/>
          <w:szCs w:val="24"/>
        </w:rPr>
        <w:t xml:space="preserve">resting on an aluminum base and sealed with a Viton </w:t>
      </w:r>
      <w:proofErr w:type="spellStart"/>
      <w:r w:rsidR="009C6A18">
        <w:rPr>
          <w:rFonts w:cs="Calibri"/>
          <w:sz w:val="24"/>
          <w:szCs w:val="24"/>
        </w:rPr>
        <w:t>o-ring</w:t>
      </w:r>
      <w:proofErr w:type="spellEnd"/>
      <w:r w:rsidR="009C6A18">
        <w:rPr>
          <w:rFonts w:cs="Calibri"/>
          <w:sz w:val="24"/>
          <w:szCs w:val="24"/>
        </w:rPr>
        <w:t xml:space="preserve">. The base pressure was </w:t>
      </w:r>
      <w:r w:rsidR="00732808">
        <w:rPr>
          <w:rFonts w:cs="Calibri"/>
          <w:sz w:val="24"/>
          <w:szCs w:val="24"/>
        </w:rPr>
        <w:t>within a range of 500-</w:t>
      </w:r>
      <w:r w:rsidR="00AD1E05">
        <w:rPr>
          <w:rFonts w:cs="Calibri"/>
          <w:sz w:val="24"/>
          <w:szCs w:val="24"/>
        </w:rPr>
        <w:t xml:space="preserve">750 </w:t>
      </w:r>
      <w:proofErr w:type="spellStart"/>
      <w:r w:rsidR="009C6A18">
        <w:rPr>
          <w:rFonts w:cs="Calibri"/>
          <w:sz w:val="24"/>
          <w:szCs w:val="24"/>
        </w:rPr>
        <w:t>mTorr</w:t>
      </w:r>
      <w:proofErr w:type="spellEnd"/>
      <w:r w:rsidR="009C6A18">
        <w:rPr>
          <w:rFonts w:cs="Calibri"/>
          <w:sz w:val="24"/>
          <w:szCs w:val="24"/>
        </w:rPr>
        <w:t xml:space="preserve"> achieved by a mechanical pump. The pressure of the chamber </w:t>
      </w:r>
      <w:r w:rsidR="00C73166">
        <w:rPr>
          <w:rFonts w:cs="Calibri"/>
          <w:sz w:val="24"/>
          <w:szCs w:val="24"/>
        </w:rPr>
        <w:t xml:space="preserve">for the experiment </w:t>
      </w:r>
      <w:r w:rsidR="009C6A18">
        <w:rPr>
          <w:rFonts w:cs="Calibri"/>
          <w:sz w:val="24"/>
          <w:szCs w:val="24"/>
        </w:rPr>
        <w:t xml:space="preserve">was </w:t>
      </w:r>
      <w:r w:rsidR="00C73166">
        <w:rPr>
          <w:rFonts w:cs="Calibri"/>
          <w:sz w:val="24"/>
          <w:szCs w:val="24"/>
        </w:rPr>
        <w:t>obtained</w:t>
      </w:r>
      <w:r w:rsidR="009C6A18">
        <w:rPr>
          <w:rFonts w:cs="Calibri"/>
          <w:sz w:val="24"/>
          <w:szCs w:val="24"/>
        </w:rPr>
        <w:t xml:space="preserve"> by bleeding the air through a leak valve. An aluminum hollow sphere consisted of two hemispheres </w:t>
      </w:r>
      <w:r w:rsidR="00C73166">
        <w:rPr>
          <w:rFonts w:cs="Calibri"/>
          <w:sz w:val="24"/>
          <w:szCs w:val="24"/>
        </w:rPr>
        <w:t xml:space="preserve">2.5 cm in radius </w:t>
      </w:r>
      <w:r w:rsidR="009C6A18">
        <w:rPr>
          <w:rFonts w:cs="Calibri"/>
          <w:sz w:val="24"/>
          <w:szCs w:val="24"/>
        </w:rPr>
        <w:t>threaded together. A strong permanent magnet 0.5 Tesla at the surface was installed vertically in</w:t>
      </w:r>
      <w:r w:rsidR="00C73166">
        <w:rPr>
          <w:rFonts w:cs="Calibri"/>
          <w:sz w:val="24"/>
          <w:szCs w:val="24"/>
        </w:rPr>
        <w:t>side</w:t>
      </w:r>
      <w:r w:rsidR="009C6A18">
        <w:rPr>
          <w:rFonts w:cs="Calibri"/>
          <w:sz w:val="24"/>
          <w:szCs w:val="24"/>
        </w:rPr>
        <w:t xml:space="preserve"> the center of the </w:t>
      </w:r>
      <w:r w:rsidR="00C73166">
        <w:rPr>
          <w:rFonts w:cs="Calibri"/>
          <w:sz w:val="24"/>
          <w:szCs w:val="24"/>
        </w:rPr>
        <w:t xml:space="preserve">hollow </w:t>
      </w:r>
      <w:r w:rsidR="009C6A18">
        <w:rPr>
          <w:rFonts w:cs="Calibri"/>
          <w:sz w:val="24"/>
          <w:szCs w:val="24"/>
        </w:rPr>
        <w:t>sphere, creating a magnetic dipole field representing the magnetic field of a star. The sphere stood on an insulating tube. A wire coming through the tube was connected to the sphere</w:t>
      </w:r>
      <w:r w:rsidR="00C73166">
        <w:rPr>
          <w:rFonts w:cs="Calibri"/>
          <w:sz w:val="24"/>
          <w:szCs w:val="24"/>
        </w:rPr>
        <w:t>.</w:t>
      </w:r>
      <w:r w:rsidR="009C6A18">
        <w:rPr>
          <w:rFonts w:cs="Calibri"/>
          <w:sz w:val="24"/>
          <w:szCs w:val="24"/>
        </w:rPr>
        <w:t xml:space="preserve"> </w:t>
      </w:r>
      <w:r w:rsidR="00C73166">
        <w:rPr>
          <w:rFonts w:cs="Calibri"/>
          <w:sz w:val="24"/>
          <w:szCs w:val="24"/>
        </w:rPr>
        <w:t xml:space="preserve">The sphere was </w:t>
      </w:r>
      <w:r w:rsidR="009C6A18">
        <w:rPr>
          <w:rFonts w:cs="Calibri"/>
          <w:sz w:val="24"/>
          <w:szCs w:val="24"/>
        </w:rPr>
        <w:t>biased to</w:t>
      </w:r>
      <w:r w:rsidR="00C151EC">
        <w:rPr>
          <w:rFonts w:cs="Calibri"/>
          <w:sz w:val="24"/>
          <w:szCs w:val="24"/>
        </w:rPr>
        <w:t xml:space="preserve"> between </w:t>
      </w:r>
      <w:r w:rsidR="00C151EC" w:rsidRPr="0078384F">
        <w:rPr>
          <w:rFonts w:cs="Calibri"/>
          <w:sz w:val="24"/>
          <w:szCs w:val="24"/>
          <w:highlight w:val="yellow"/>
          <w:rPrChange w:id="80" w:author="Xu Wang" w:date="2019-07-21T14:57:00Z">
            <w:rPr>
              <w:rFonts w:cs="Calibri"/>
              <w:sz w:val="24"/>
              <w:szCs w:val="24"/>
            </w:rPr>
          </w:rPrChange>
        </w:rPr>
        <w:t>xxx</w:t>
      </w:r>
      <w:r w:rsidR="00C151EC">
        <w:rPr>
          <w:rFonts w:cs="Calibri"/>
          <w:sz w:val="24"/>
          <w:szCs w:val="24"/>
        </w:rPr>
        <w:t xml:space="preserve"> and</w:t>
      </w:r>
      <w:r w:rsidR="009C6A18">
        <w:rPr>
          <w:rFonts w:cs="Calibri"/>
          <w:sz w:val="24"/>
          <w:szCs w:val="24"/>
        </w:rPr>
        <w:t xml:space="preserve"> -2kV</w:t>
      </w:r>
      <w:r w:rsidR="00C025DB">
        <w:rPr>
          <w:rFonts w:cs="Calibri"/>
          <w:sz w:val="24"/>
          <w:szCs w:val="24"/>
        </w:rPr>
        <w:t xml:space="preserve"> through a resistor of ~700k Ohms that limits the current to prevent arcing at the surface of the sphere.</w:t>
      </w:r>
      <w:r w:rsidR="009C6A18">
        <w:rPr>
          <w:rFonts w:cs="Calibri"/>
          <w:sz w:val="24"/>
          <w:szCs w:val="24"/>
        </w:rPr>
        <w:t xml:space="preserve"> </w:t>
      </w:r>
      <w:r w:rsidR="00C025DB">
        <w:rPr>
          <w:rFonts w:cs="Calibri"/>
          <w:sz w:val="24"/>
          <w:szCs w:val="24"/>
        </w:rPr>
        <w:t>A</w:t>
      </w:r>
      <w:r w:rsidR="00C73166">
        <w:rPr>
          <w:rFonts w:cs="Calibri"/>
          <w:sz w:val="24"/>
          <w:szCs w:val="24"/>
        </w:rPr>
        <w:t xml:space="preserve">n electric field </w:t>
      </w:r>
      <w:r w:rsidR="00C025DB">
        <w:rPr>
          <w:rFonts w:cs="Calibri"/>
          <w:sz w:val="24"/>
          <w:szCs w:val="24"/>
        </w:rPr>
        <w:t xml:space="preserve">was therefore created </w:t>
      </w:r>
      <w:r w:rsidR="00C73166">
        <w:rPr>
          <w:rFonts w:cs="Calibri"/>
          <w:sz w:val="24"/>
          <w:szCs w:val="24"/>
        </w:rPr>
        <w:t>around the sphere</w:t>
      </w:r>
      <w:r w:rsidR="00C025DB">
        <w:rPr>
          <w:rFonts w:cs="Calibri"/>
          <w:sz w:val="24"/>
          <w:szCs w:val="24"/>
        </w:rPr>
        <w:t xml:space="preserve">, </w:t>
      </w:r>
      <w:r w:rsidR="00CE7013">
        <w:rPr>
          <w:rFonts w:cs="Calibri"/>
          <w:sz w:val="24"/>
          <w:szCs w:val="24"/>
        </w:rPr>
        <w:t xml:space="preserve">which </w:t>
      </w:r>
      <w:r w:rsidR="00C025DB">
        <w:rPr>
          <w:rFonts w:cs="Calibri"/>
          <w:sz w:val="24"/>
          <w:szCs w:val="24"/>
        </w:rPr>
        <w:t>accelerat</w:t>
      </w:r>
      <w:r w:rsidR="00CE7013">
        <w:rPr>
          <w:rFonts w:cs="Calibri"/>
          <w:sz w:val="24"/>
          <w:szCs w:val="24"/>
        </w:rPr>
        <w:t>es</w:t>
      </w:r>
      <w:r w:rsidR="00C025DB">
        <w:rPr>
          <w:rFonts w:cs="Calibri"/>
          <w:sz w:val="24"/>
          <w:szCs w:val="24"/>
        </w:rPr>
        <w:t xml:space="preserve"> e</w:t>
      </w:r>
      <w:r w:rsidR="009C6A18">
        <w:rPr>
          <w:rFonts w:cs="Calibri"/>
          <w:sz w:val="24"/>
          <w:szCs w:val="24"/>
        </w:rPr>
        <w:t xml:space="preserve">lectrons </w:t>
      </w:r>
      <w:r w:rsidR="00C73166">
        <w:rPr>
          <w:rFonts w:cs="Calibri"/>
          <w:sz w:val="24"/>
          <w:szCs w:val="24"/>
        </w:rPr>
        <w:t>outwards from the surface</w:t>
      </w:r>
      <w:r w:rsidR="00C025DB">
        <w:rPr>
          <w:rFonts w:cs="Calibri"/>
          <w:sz w:val="24"/>
          <w:szCs w:val="24"/>
        </w:rPr>
        <w:t xml:space="preserve"> to</w:t>
      </w:r>
      <w:r w:rsidR="00C73166">
        <w:rPr>
          <w:rFonts w:cs="Calibri"/>
          <w:sz w:val="24"/>
          <w:szCs w:val="24"/>
        </w:rPr>
        <w:t xml:space="preserve"> </w:t>
      </w:r>
      <w:r w:rsidR="00C025DB">
        <w:rPr>
          <w:rFonts w:cs="Calibri"/>
          <w:sz w:val="24"/>
          <w:szCs w:val="24"/>
        </w:rPr>
        <w:t>ionize</w:t>
      </w:r>
      <w:r w:rsidR="00C73166">
        <w:rPr>
          <w:rFonts w:cs="Calibri"/>
          <w:sz w:val="24"/>
          <w:szCs w:val="24"/>
        </w:rPr>
        <w:t xml:space="preserve"> the</w:t>
      </w:r>
      <w:r w:rsidR="009C6A18">
        <w:rPr>
          <w:rFonts w:cs="Calibri"/>
          <w:sz w:val="24"/>
          <w:szCs w:val="24"/>
        </w:rPr>
        <w:t xml:space="preserve"> air.</w:t>
      </w:r>
    </w:p>
    <w:p w14:paraId="54335329" w14:textId="77777777" w:rsidR="008B58A2" w:rsidRPr="0046662C" w:rsidRDefault="00EC143C" w:rsidP="008B58A2">
      <w:pPr>
        <w:spacing w:after="0" w:line="240" w:lineRule="auto"/>
        <w:jc w:val="center"/>
        <w:rPr>
          <w:rFonts w:cs="Calibri"/>
          <w:sz w:val="24"/>
          <w:szCs w:val="24"/>
        </w:rPr>
      </w:pPr>
      <w:r>
        <w:rPr>
          <w:rFonts w:cs="Calibri"/>
          <w:noProof/>
          <w:sz w:val="24"/>
          <w:szCs w:val="24"/>
        </w:rPr>
        <w:lastRenderedPageBreak/>
        <w:drawing>
          <wp:inline distT="0" distB="0" distL="0" distR="0" wp14:anchorId="45DAC2EE" wp14:editId="7474FC80">
            <wp:extent cx="2840271" cy="448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5568" cy="4510437"/>
                    </a:xfrm>
                    <a:prstGeom prst="rect">
                      <a:avLst/>
                    </a:prstGeom>
                    <a:noFill/>
                    <a:ln>
                      <a:noFill/>
                    </a:ln>
                  </pic:spPr>
                </pic:pic>
              </a:graphicData>
            </a:graphic>
          </wp:inline>
        </w:drawing>
      </w:r>
    </w:p>
    <w:p w14:paraId="500A285B" w14:textId="77777777" w:rsidR="00E465A8" w:rsidRDefault="00E465A8" w:rsidP="008B58A2">
      <w:pPr>
        <w:spacing w:after="0" w:line="240" w:lineRule="auto"/>
        <w:jc w:val="center"/>
        <w:rPr>
          <w:rFonts w:cs="Calibri"/>
          <w:sz w:val="20"/>
          <w:szCs w:val="20"/>
        </w:rPr>
      </w:pPr>
    </w:p>
    <w:p w14:paraId="30BB0A72" w14:textId="4439B832" w:rsidR="008B58A2" w:rsidRPr="008B58A2" w:rsidDel="008A65AE" w:rsidRDefault="008B58A2" w:rsidP="008B58A2">
      <w:pPr>
        <w:spacing w:after="0" w:line="240" w:lineRule="auto"/>
        <w:jc w:val="center"/>
        <w:rPr>
          <w:del w:id="81" w:author="Tom Keaton [2]" w:date="2019-07-08T15:34:00Z"/>
          <w:rFonts w:cs="Calibri"/>
          <w:sz w:val="20"/>
          <w:szCs w:val="20"/>
        </w:rPr>
      </w:pPr>
      <w:r w:rsidRPr="008B58A2">
        <w:rPr>
          <w:rFonts w:cs="Calibri"/>
          <w:sz w:val="20"/>
          <w:szCs w:val="20"/>
        </w:rPr>
        <w:t xml:space="preserve">Figure 1 – </w:t>
      </w:r>
      <w:ins w:id="82" w:author="Xu Wang" w:date="2019-07-21T15:06:00Z">
        <w:r w:rsidR="001E7891">
          <w:rPr>
            <w:rFonts w:cs="Calibri"/>
            <w:sz w:val="20"/>
            <w:szCs w:val="20"/>
          </w:rPr>
          <w:t>S</w:t>
        </w:r>
      </w:ins>
      <w:ins w:id="83" w:author="Xu Wang" w:date="2019-07-21T15:05:00Z">
        <w:r w:rsidR="001E7891" w:rsidRPr="008B58A2">
          <w:rPr>
            <w:rFonts w:cs="Calibri"/>
            <w:sz w:val="20"/>
            <w:szCs w:val="20"/>
          </w:rPr>
          <w:t>chematic</w:t>
        </w:r>
        <w:r w:rsidR="001E7891" w:rsidRPr="008B58A2">
          <w:rPr>
            <w:rFonts w:cs="Calibri"/>
            <w:sz w:val="20"/>
            <w:szCs w:val="20"/>
          </w:rPr>
          <w:t xml:space="preserve"> </w:t>
        </w:r>
        <w:r w:rsidR="001E7891">
          <w:rPr>
            <w:rFonts w:cs="Calibri"/>
            <w:sz w:val="20"/>
            <w:szCs w:val="20"/>
          </w:rPr>
          <w:t xml:space="preserve">of </w:t>
        </w:r>
      </w:ins>
      <w:ins w:id="84" w:author="Xu Wang" w:date="2019-07-21T15:06:00Z">
        <w:r w:rsidR="001E7891">
          <w:rPr>
            <w:rFonts w:cs="Calibri"/>
            <w:sz w:val="20"/>
            <w:szCs w:val="20"/>
          </w:rPr>
          <w:t xml:space="preserve">the </w:t>
        </w:r>
      </w:ins>
      <w:ins w:id="85" w:author="Xu Wang" w:date="2019-07-21T15:05:00Z">
        <w:r w:rsidR="001E7891">
          <w:rPr>
            <w:rFonts w:cs="Calibri"/>
            <w:sz w:val="20"/>
            <w:szCs w:val="20"/>
          </w:rPr>
          <w:t>e</w:t>
        </w:r>
      </w:ins>
      <w:del w:id="86" w:author="Xu Wang" w:date="2019-07-21T15:05:00Z">
        <w:r w:rsidRPr="008B58A2" w:rsidDel="001E7891">
          <w:rPr>
            <w:rFonts w:cs="Calibri"/>
            <w:sz w:val="20"/>
            <w:szCs w:val="20"/>
          </w:rPr>
          <w:delText>E</w:delText>
        </w:r>
      </w:del>
      <w:r w:rsidRPr="008B58A2">
        <w:rPr>
          <w:rFonts w:cs="Calibri"/>
          <w:sz w:val="20"/>
          <w:szCs w:val="20"/>
        </w:rPr>
        <w:t xml:space="preserve">xperimental </w:t>
      </w:r>
      <w:r w:rsidR="00E26E5A">
        <w:rPr>
          <w:rFonts w:cs="Calibri"/>
          <w:sz w:val="20"/>
          <w:szCs w:val="20"/>
        </w:rPr>
        <w:t>s</w:t>
      </w:r>
      <w:r w:rsidRPr="008B58A2">
        <w:rPr>
          <w:rFonts w:cs="Calibri"/>
          <w:sz w:val="20"/>
          <w:szCs w:val="20"/>
        </w:rPr>
        <w:t>etup</w:t>
      </w:r>
      <w:del w:id="87" w:author="Xu Wang" w:date="2019-07-21T15:05:00Z">
        <w:r w:rsidRPr="008B58A2" w:rsidDel="001E7891">
          <w:rPr>
            <w:rFonts w:cs="Calibri"/>
            <w:sz w:val="20"/>
            <w:szCs w:val="20"/>
          </w:rPr>
          <w:delText xml:space="preserve"> </w:delText>
        </w:r>
        <w:r w:rsidR="00E26E5A" w:rsidDel="001E7891">
          <w:rPr>
            <w:rFonts w:cs="Calibri"/>
            <w:sz w:val="20"/>
            <w:szCs w:val="20"/>
          </w:rPr>
          <w:delText>s</w:delText>
        </w:r>
        <w:r w:rsidRPr="008B58A2" w:rsidDel="001E7891">
          <w:rPr>
            <w:rFonts w:cs="Calibri"/>
            <w:sz w:val="20"/>
            <w:szCs w:val="20"/>
          </w:rPr>
          <w:delText>chematic</w:delText>
        </w:r>
      </w:del>
      <w:r w:rsidRPr="008B58A2">
        <w:rPr>
          <w:rFonts w:cs="Calibri"/>
          <w:sz w:val="20"/>
          <w:szCs w:val="20"/>
        </w:rPr>
        <w:t>.</w:t>
      </w:r>
    </w:p>
    <w:p w14:paraId="128C73A9" w14:textId="77777777" w:rsidR="008B58A2" w:rsidDel="008A65AE" w:rsidRDefault="008B58A2" w:rsidP="008A65AE">
      <w:pPr>
        <w:spacing w:after="0" w:line="240" w:lineRule="auto"/>
        <w:rPr>
          <w:del w:id="88" w:author="Tom Keaton [2]" w:date="2019-07-08T15:34:00Z"/>
          <w:rFonts w:cs="Calibri"/>
          <w:sz w:val="24"/>
          <w:szCs w:val="24"/>
        </w:rPr>
      </w:pPr>
    </w:p>
    <w:p w14:paraId="2B493319" w14:textId="30A8270D" w:rsidR="000C2942" w:rsidRPr="0046662C" w:rsidDel="008A65AE" w:rsidRDefault="000C2942" w:rsidP="008A65AE">
      <w:pPr>
        <w:spacing w:after="0" w:line="240" w:lineRule="auto"/>
        <w:rPr>
          <w:del w:id="89" w:author="Tom Keaton [2]" w:date="2019-07-08T15:34:00Z"/>
          <w:rFonts w:cs="Calibri"/>
          <w:sz w:val="24"/>
          <w:szCs w:val="24"/>
        </w:rPr>
      </w:pPr>
    </w:p>
    <w:p w14:paraId="323A19C7" w14:textId="77777777" w:rsidR="00642482" w:rsidRDefault="00642482" w:rsidP="00B0431D">
      <w:pPr>
        <w:spacing w:after="0" w:line="240" w:lineRule="auto"/>
        <w:rPr>
          <w:rFonts w:ascii="Calibri" w:hAnsi="Calibri"/>
          <w:b/>
          <w:sz w:val="24"/>
          <w:szCs w:val="24"/>
        </w:rPr>
      </w:pPr>
    </w:p>
    <w:p w14:paraId="79FBBD02" w14:textId="120F72D6" w:rsidR="00A07DA3" w:rsidRDefault="00BC21AA" w:rsidP="00B0431D">
      <w:pPr>
        <w:pStyle w:val="ListParagraph"/>
        <w:numPr>
          <w:ilvl w:val="0"/>
          <w:numId w:val="7"/>
        </w:numPr>
        <w:tabs>
          <w:tab w:val="left" w:pos="3510"/>
        </w:tabs>
        <w:spacing w:after="0" w:line="240" w:lineRule="auto"/>
        <w:rPr>
          <w:rFonts w:ascii="Calibri" w:hAnsi="Calibri"/>
          <w:b/>
          <w:sz w:val="24"/>
          <w:szCs w:val="24"/>
        </w:rPr>
      </w:pPr>
      <w:r w:rsidRPr="00591C42">
        <w:rPr>
          <w:rFonts w:ascii="Calibri" w:hAnsi="Calibri"/>
          <w:b/>
          <w:sz w:val="24"/>
          <w:szCs w:val="24"/>
        </w:rPr>
        <w:t xml:space="preserve">Simulation </w:t>
      </w:r>
      <w:r w:rsidR="00114DEA">
        <w:rPr>
          <w:rFonts w:ascii="Calibri" w:hAnsi="Calibri"/>
          <w:b/>
          <w:sz w:val="24"/>
          <w:szCs w:val="24"/>
        </w:rPr>
        <w:t>Method</w:t>
      </w:r>
      <w:del w:id="90" w:author="Tom Keaton [2]" w:date="2019-07-08T15:34:00Z">
        <w:r w:rsidR="00773D15" w:rsidDel="008A65AE">
          <w:rPr>
            <w:rFonts w:ascii="Calibri" w:hAnsi="Calibri"/>
            <w:b/>
            <w:sz w:val="24"/>
            <w:szCs w:val="24"/>
          </w:rPr>
          <w:delText xml:space="preserve"> </w:delText>
        </w:r>
      </w:del>
    </w:p>
    <w:p w14:paraId="33A2196E" w14:textId="2B8FC25F" w:rsidR="00BB74A7" w:rsidRPr="00BE5A21" w:rsidRDefault="00BB74A7" w:rsidP="00BB74A7">
      <w:pPr>
        <w:ind w:firstLine="450"/>
        <w:rPr>
          <w:ins w:id="91" w:author="Xu Wang" w:date="2019-07-26T14:39:00Z"/>
          <w:sz w:val="24"/>
          <w:szCs w:val="24"/>
          <w:rPrChange w:id="92" w:author="Xu Wang" w:date="2019-07-26T14:39:00Z">
            <w:rPr>
              <w:ins w:id="93" w:author="Xu Wang" w:date="2019-07-26T14:39:00Z"/>
            </w:rPr>
          </w:rPrChange>
        </w:rPr>
      </w:pPr>
      <w:ins w:id="94" w:author="Xu Wang" w:date="2019-07-26T14:24:00Z">
        <w:r w:rsidRPr="00BE5A21">
          <w:rPr>
            <w:sz w:val="24"/>
            <w:szCs w:val="24"/>
            <w:rPrChange w:id="95" w:author="Xu Wang" w:date="2019-07-26T14:39:00Z">
              <w:rPr/>
            </w:rPrChange>
          </w:rPr>
          <w:t>We used a</w:t>
        </w:r>
      </w:ins>
      <w:ins w:id="96" w:author="Xu Wang" w:date="2019-07-26T14:25:00Z">
        <w:r w:rsidRPr="00BE5A21">
          <w:rPr>
            <w:sz w:val="24"/>
            <w:szCs w:val="24"/>
            <w:rPrChange w:id="97" w:author="Xu Wang" w:date="2019-07-26T14:39:00Z">
              <w:rPr/>
            </w:rPrChange>
          </w:rPr>
          <w:t>n</w:t>
        </w:r>
      </w:ins>
      <w:ins w:id="98" w:author="Xu Wang" w:date="2019-07-26T14:23:00Z">
        <w:r w:rsidRPr="00BE5A21">
          <w:rPr>
            <w:sz w:val="24"/>
            <w:szCs w:val="24"/>
            <w:rPrChange w:id="99" w:author="Xu Wang" w:date="2019-07-26T14:39:00Z">
              <w:rPr/>
            </w:rPrChange>
          </w:rPr>
          <w:t xml:space="preserve"> ODE solver termed “ode15s” in </w:t>
        </w:r>
        <w:proofErr w:type="spellStart"/>
        <w:r w:rsidRPr="00BE5A21">
          <w:rPr>
            <w:sz w:val="24"/>
            <w:szCs w:val="24"/>
            <w:rPrChange w:id="100" w:author="Xu Wang" w:date="2019-07-26T14:39:00Z">
              <w:rPr/>
            </w:rPrChange>
          </w:rPr>
          <w:t>Matlab</w:t>
        </w:r>
      </w:ins>
      <w:proofErr w:type="spellEnd"/>
      <w:ins w:id="101" w:author="Xu Wang" w:date="2019-07-26T14:29:00Z">
        <w:r w:rsidR="004440BA" w:rsidRPr="00BE5A21">
          <w:rPr>
            <w:sz w:val="24"/>
            <w:szCs w:val="24"/>
            <w:rPrChange w:id="102" w:author="Xu Wang" w:date="2019-07-26T14:39:00Z">
              <w:rPr/>
            </w:rPrChange>
          </w:rPr>
          <w:t xml:space="preserve"> to </w:t>
        </w:r>
      </w:ins>
      <w:ins w:id="103" w:author="Xu Wang" w:date="2019-07-26T14:31:00Z">
        <w:r w:rsidR="004440BA" w:rsidRPr="00BE5A21">
          <w:rPr>
            <w:sz w:val="24"/>
            <w:szCs w:val="24"/>
            <w:rPrChange w:id="104" w:author="Xu Wang" w:date="2019-07-26T14:39:00Z">
              <w:rPr/>
            </w:rPrChange>
          </w:rPr>
          <w:t>re</w:t>
        </w:r>
      </w:ins>
      <w:ins w:id="105" w:author="Xu Wang" w:date="2019-07-26T14:29:00Z">
        <w:r w:rsidR="004440BA" w:rsidRPr="00BE5A21">
          <w:rPr>
            <w:sz w:val="24"/>
            <w:szCs w:val="24"/>
            <w:rPrChange w:id="106" w:author="Xu Wang" w:date="2019-07-26T14:39:00Z">
              <w:rPr/>
            </w:rPrChange>
          </w:rPr>
          <w:t>solve the trajectories of the electrons emitted from the surface of the sphere</w:t>
        </w:r>
      </w:ins>
      <w:ins w:id="107" w:author="Xu Wang" w:date="2019-07-26T14:23:00Z">
        <w:r w:rsidRPr="00BE5A21">
          <w:rPr>
            <w:sz w:val="24"/>
            <w:szCs w:val="24"/>
            <w:rPrChange w:id="108" w:author="Xu Wang" w:date="2019-07-26T14:39:00Z">
              <w:rPr/>
            </w:rPrChange>
          </w:rPr>
          <w:t xml:space="preserve">. The solver computed the </w:t>
        </w:r>
      </w:ins>
      <w:ins w:id="109" w:author="Xu Wang" w:date="2019-07-26T14:30:00Z">
        <w:r w:rsidR="004440BA" w:rsidRPr="00BE5A21">
          <w:rPr>
            <w:sz w:val="24"/>
            <w:szCs w:val="24"/>
            <w:rPrChange w:id="110" w:author="Xu Wang" w:date="2019-07-26T14:39:00Z">
              <w:rPr/>
            </w:rPrChange>
          </w:rPr>
          <w:t>motion</w:t>
        </w:r>
      </w:ins>
      <w:ins w:id="111" w:author="Xu Wang" w:date="2019-07-26T14:23:00Z">
        <w:r w:rsidRPr="00BE5A21">
          <w:rPr>
            <w:sz w:val="24"/>
            <w:szCs w:val="24"/>
            <w:rPrChange w:id="112" w:author="Xu Wang" w:date="2019-07-26T14:39:00Z">
              <w:rPr/>
            </w:rPrChange>
          </w:rPr>
          <w:t xml:space="preserve"> </w:t>
        </w:r>
      </w:ins>
      <w:ins w:id="113" w:author="Xu Wang" w:date="2019-07-26T14:32:00Z">
        <w:r w:rsidR="004440BA" w:rsidRPr="00BE5A21">
          <w:rPr>
            <w:sz w:val="24"/>
            <w:szCs w:val="24"/>
            <w:rPrChange w:id="114" w:author="Xu Wang" w:date="2019-07-26T14:39:00Z">
              <w:rPr/>
            </w:rPrChange>
          </w:rPr>
          <w:t xml:space="preserve">of the electrons </w:t>
        </w:r>
      </w:ins>
      <w:ins w:id="115" w:author="Xu Wang" w:date="2019-07-26T14:31:00Z">
        <w:r w:rsidR="004440BA" w:rsidRPr="00BE5A21">
          <w:rPr>
            <w:sz w:val="24"/>
            <w:szCs w:val="24"/>
            <w:rPrChange w:id="116" w:author="Xu Wang" w:date="2019-07-26T14:39:00Z">
              <w:rPr/>
            </w:rPrChange>
          </w:rPr>
          <w:t xml:space="preserve">due to the Lorentz force </w:t>
        </w:r>
      </w:ins>
      <w:ins w:id="117" w:author="Xu Wang" w:date="2019-07-26T14:23:00Z">
        <w:r w:rsidRPr="00BE5A21">
          <w:rPr>
            <w:sz w:val="24"/>
            <w:szCs w:val="24"/>
            <w:rPrChange w:id="118" w:author="Xu Wang" w:date="2019-07-26T14:39:00Z">
              <w:rPr/>
            </w:rPrChange>
          </w:rPr>
          <w:t xml:space="preserve">for each time step. We opted to for static time steps </w:t>
        </w:r>
      </w:ins>
      <w:ins w:id="119" w:author="Xu Wang" w:date="2019-07-26T14:32:00Z">
        <w:r w:rsidR="004440BA" w:rsidRPr="00BE5A21">
          <w:rPr>
            <w:sz w:val="24"/>
            <w:szCs w:val="24"/>
            <w:rPrChange w:id="120" w:author="Xu Wang" w:date="2019-07-26T14:39:00Z">
              <w:rPr/>
            </w:rPrChange>
          </w:rPr>
          <w:t xml:space="preserve">for </w:t>
        </w:r>
      </w:ins>
      <w:ins w:id="121" w:author="Xu Wang" w:date="2019-07-26T14:23:00Z">
        <w:r w:rsidRPr="00BE5A21">
          <w:rPr>
            <w:sz w:val="24"/>
            <w:szCs w:val="24"/>
            <w:rPrChange w:id="122" w:author="Xu Wang" w:date="2019-07-26T14:39:00Z">
              <w:rPr/>
            </w:rPrChange>
          </w:rPr>
          <w:t>sav</w:t>
        </w:r>
      </w:ins>
      <w:ins w:id="123" w:author="Xu Wang" w:date="2019-07-26T14:32:00Z">
        <w:r w:rsidR="004440BA" w:rsidRPr="00BE5A21">
          <w:rPr>
            <w:sz w:val="24"/>
            <w:szCs w:val="24"/>
            <w:rPrChange w:id="124" w:author="Xu Wang" w:date="2019-07-26T14:39:00Z">
              <w:rPr/>
            </w:rPrChange>
          </w:rPr>
          <w:t>ing</w:t>
        </w:r>
      </w:ins>
      <w:ins w:id="125" w:author="Xu Wang" w:date="2019-07-26T14:23:00Z">
        <w:r w:rsidRPr="00BE5A21">
          <w:rPr>
            <w:sz w:val="24"/>
            <w:szCs w:val="24"/>
            <w:rPrChange w:id="126" w:author="Xu Wang" w:date="2019-07-26T14:39:00Z">
              <w:rPr/>
            </w:rPrChange>
          </w:rPr>
          <w:t xml:space="preserve"> computing time. </w:t>
        </w:r>
      </w:ins>
      <w:ins w:id="127" w:author="Xu Wang" w:date="2019-07-26T14:34:00Z">
        <w:r w:rsidR="004440BA" w:rsidRPr="00BE5A21">
          <w:rPr>
            <w:sz w:val="24"/>
            <w:szCs w:val="24"/>
            <w:rPrChange w:id="128" w:author="Xu Wang" w:date="2019-07-26T14:39:00Z">
              <w:rPr/>
            </w:rPrChange>
          </w:rPr>
          <w:t>T</w:t>
        </w:r>
      </w:ins>
      <w:ins w:id="129" w:author="Xu Wang" w:date="2019-07-26T14:23:00Z">
        <w:r w:rsidRPr="00BE5A21">
          <w:rPr>
            <w:sz w:val="24"/>
            <w:szCs w:val="24"/>
            <w:rPrChange w:id="130" w:author="Xu Wang" w:date="2019-07-26T14:39:00Z">
              <w:rPr/>
            </w:rPrChange>
          </w:rPr>
          <w:t xml:space="preserve">he accuracy of the trajectories of the electrons </w:t>
        </w:r>
      </w:ins>
      <w:ins w:id="131" w:author="Xu Wang" w:date="2019-07-26T14:33:00Z">
        <w:r w:rsidR="004440BA" w:rsidRPr="00BE5A21">
          <w:rPr>
            <w:sz w:val="24"/>
            <w:szCs w:val="24"/>
            <w:rPrChange w:id="132" w:author="Xu Wang" w:date="2019-07-26T14:39:00Z">
              <w:rPr/>
            </w:rPrChange>
          </w:rPr>
          <w:t xml:space="preserve">was </w:t>
        </w:r>
      </w:ins>
      <w:ins w:id="133" w:author="Xu Wang" w:date="2019-07-26T14:34:00Z">
        <w:r w:rsidR="004440BA" w:rsidRPr="00BE5A21">
          <w:rPr>
            <w:sz w:val="24"/>
            <w:szCs w:val="24"/>
            <w:rPrChange w:id="134" w:author="Xu Wang" w:date="2019-07-26T14:39:00Z">
              <w:rPr/>
            </w:rPrChange>
          </w:rPr>
          <w:t xml:space="preserve">not affected by the time step size </w:t>
        </w:r>
      </w:ins>
      <w:ins w:id="135" w:author="Xu Wang" w:date="2019-07-26T14:23:00Z">
        <w:r w:rsidRPr="00BE5A21">
          <w:rPr>
            <w:sz w:val="24"/>
            <w:szCs w:val="24"/>
            <w:rPrChange w:id="136" w:author="Xu Wang" w:date="2019-07-26T14:39:00Z">
              <w:rPr/>
            </w:rPrChange>
          </w:rPr>
          <w:t xml:space="preserve">because the ODE solver in </w:t>
        </w:r>
        <w:proofErr w:type="spellStart"/>
        <w:r w:rsidRPr="00BE5A21">
          <w:rPr>
            <w:sz w:val="24"/>
            <w:szCs w:val="24"/>
            <w:rPrChange w:id="137" w:author="Xu Wang" w:date="2019-07-26T14:39:00Z">
              <w:rPr/>
            </w:rPrChange>
          </w:rPr>
          <w:t>Matlab</w:t>
        </w:r>
        <w:proofErr w:type="spellEnd"/>
        <w:r w:rsidRPr="00BE5A21">
          <w:rPr>
            <w:sz w:val="24"/>
            <w:szCs w:val="24"/>
            <w:rPrChange w:id="138" w:author="Xu Wang" w:date="2019-07-26T14:39:00Z">
              <w:rPr/>
            </w:rPrChange>
          </w:rPr>
          <w:t xml:space="preserve"> automatically chooses the amount of points </w:t>
        </w:r>
      </w:ins>
      <w:ins w:id="139" w:author="Xu Wang" w:date="2019-07-26T14:35:00Z">
        <w:r w:rsidR="004440BA" w:rsidRPr="00BE5A21">
          <w:rPr>
            <w:sz w:val="24"/>
            <w:szCs w:val="24"/>
            <w:rPrChange w:id="140" w:author="Xu Wang" w:date="2019-07-26T14:39:00Z">
              <w:rPr/>
            </w:rPrChange>
          </w:rPr>
          <w:t>sufficient</w:t>
        </w:r>
      </w:ins>
      <w:ins w:id="141" w:author="Xu Wang" w:date="2019-07-26T14:23:00Z">
        <w:r w:rsidRPr="00BE5A21">
          <w:rPr>
            <w:sz w:val="24"/>
            <w:szCs w:val="24"/>
            <w:rPrChange w:id="142" w:author="Xu Wang" w:date="2019-07-26T14:39:00Z">
              <w:rPr/>
            </w:rPrChange>
          </w:rPr>
          <w:t xml:space="preserve"> to generate an “accurate” solution. The time step </w:t>
        </w:r>
      </w:ins>
      <w:ins w:id="143" w:author="Xu Wang" w:date="2019-07-26T14:36:00Z">
        <w:r w:rsidR="004440BA" w:rsidRPr="00BE5A21">
          <w:rPr>
            <w:sz w:val="24"/>
            <w:szCs w:val="24"/>
            <w:rPrChange w:id="144" w:author="Xu Wang" w:date="2019-07-26T14:39:00Z">
              <w:rPr/>
            </w:rPrChange>
          </w:rPr>
          <w:t xml:space="preserve">only </w:t>
        </w:r>
      </w:ins>
      <w:ins w:id="145" w:author="Xu Wang" w:date="2019-07-26T14:23:00Z">
        <w:r w:rsidRPr="00BE5A21">
          <w:rPr>
            <w:sz w:val="24"/>
            <w:szCs w:val="24"/>
            <w:rPrChange w:id="146" w:author="Xu Wang" w:date="2019-07-26T14:39:00Z">
              <w:rPr/>
            </w:rPrChange>
          </w:rPr>
          <w:t xml:space="preserve">determines the amount of data points </w:t>
        </w:r>
      </w:ins>
      <w:ins w:id="147" w:author="Xu Wang" w:date="2019-07-26T14:36:00Z">
        <w:r w:rsidR="004440BA" w:rsidRPr="00BE5A21">
          <w:rPr>
            <w:sz w:val="24"/>
            <w:szCs w:val="24"/>
            <w:rPrChange w:id="148" w:author="Xu Wang" w:date="2019-07-26T14:39:00Z">
              <w:rPr/>
            </w:rPrChange>
          </w:rPr>
          <w:t xml:space="preserve">generated </w:t>
        </w:r>
      </w:ins>
      <w:ins w:id="149" w:author="Xu Wang" w:date="2019-07-26T14:23:00Z">
        <w:r w:rsidRPr="00BE5A21">
          <w:rPr>
            <w:sz w:val="24"/>
            <w:szCs w:val="24"/>
            <w:rPrChange w:id="150" w:author="Xu Wang" w:date="2019-07-26T14:39:00Z">
              <w:rPr/>
            </w:rPrChange>
          </w:rPr>
          <w:t>for plotting.</w:t>
        </w:r>
      </w:ins>
    </w:p>
    <w:p w14:paraId="24250932" w14:textId="6F9BF6E4" w:rsidR="00637345" w:rsidRDefault="00637345" w:rsidP="00637345">
      <w:pPr>
        <w:spacing w:after="0" w:line="240" w:lineRule="auto"/>
        <w:ind w:firstLine="720"/>
        <w:rPr>
          <w:ins w:id="151" w:author="Xu Wang" w:date="2019-07-26T15:21:00Z"/>
          <w:rFonts w:ascii="Calibri" w:hAnsi="Calibri"/>
          <w:sz w:val="24"/>
          <w:szCs w:val="24"/>
        </w:rPr>
      </w:pPr>
      <w:ins w:id="152" w:author="Xu Wang" w:date="2019-07-26T15:21:00Z">
        <w:r w:rsidRPr="00626F5A">
          <w:rPr>
            <w:rFonts w:ascii="Calibri" w:hAnsi="Calibri"/>
            <w:sz w:val="24"/>
            <w:szCs w:val="24"/>
          </w:rPr>
          <w:t>The probability that an electron collide</w:t>
        </w:r>
        <w:r>
          <w:rPr>
            <w:rFonts w:ascii="Calibri" w:hAnsi="Calibri"/>
            <w:sz w:val="24"/>
            <w:szCs w:val="24"/>
          </w:rPr>
          <w:t>s</w:t>
        </w:r>
        <w:r w:rsidRPr="00626F5A">
          <w:rPr>
            <w:rFonts w:ascii="Calibri" w:hAnsi="Calibri"/>
            <w:sz w:val="24"/>
            <w:szCs w:val="24"/>
          </w:rPr>
          <w:t xml:space="preserve"> </w:t>
        </w:r>
        <w:r>
          <w:rPr>
            <w:rFonts w:ascii="Calibri" w:hAnsi="Calibri"/>
            <w:sz w:val="24"/>
            <w:szCs w:val="24"/>
          </w:rPr>
          <w:t xml:space="preserve">with a neutral particle </w:t>
        </w:r>
        <w:r w:rsidRPr="00626F5A">
          <w:rPr>
            <w:rFonts w:ascii="Calibri" w:hAnsi="Calibri"/>
            <w:sz w:val="24"/>
            <w:szCs w:val="24"/>
          </w:rPr>
          <w:t xml:space="preserve">within a given time step is </w:t>
        </w:r>
      </w:ins>
      <w:ins w:id="153" w:author="Xu Wang" w:date="2019-07-26T15:24:00Z">
        <w:r>
          <w:rPr>
            <w:rFonts w:ascii="Calibri" w:hAnsi="Calibri"/>
            <w:sz w:val="24"/>
            <w:szCs w:val="24"/>
          </w:rPr>
          <w:t>calculated</w:t>
        </w:r>
      </w:ins>
      <w:ins w:id="154" w:author="Xu Wang" w:date="2019-07-26T15:21:00Z">
        <w:r w:rsidRPr="00626F5A">
          <w:rPr>
            <w:rFonts w:ascii="Calibri" w:hAnsi="Calibri"/>
            <w:sz w:val="24"/>
            <w:szCs w:val="24"/>
          </w:rPr>
          <w:t xml:space="preserve"> by </w:t>
        </w:r>
      </w:ins>
      <w:ins w:id="155" w:author="Xu Wang" w:date="2019-07-26T15:22:00Z">
        <w:r>
          <w:rPr>
            <w:rFonts w:ascii="Calibri" w:hAnsi="Calibri"/>
            <w:sz w:val="24"/>
            <w:szCs w:val="24"/>
          </w:rPr>
          <w:t>the following equation</w:t>
        </w:r>
      </w:ins>
      <w:ins w:id="156" w:author="Xu Wang" w:date="2019-07-26T15:21:00Z">
        <w:r w:rsidRPr="00626F5A">
          <w:rPr>
            <w:rFonts w:ascii="Calibri" w:hAnsi="Calibri"/>
            <w:sz w:val="24"/>
            <w:szCs w:val="24"/>
          </w:rPr>
          <w:t xml:space="preserve"> </w:t>
        </w:r>
      </w:ins>
    </w:p>
    <w:p w14:paraId="3BDE7D89" w14:textId="77777777" w:rsidR="00637345" w:rsidRPr="00626F5A" w:rsidRDefault="00637345" w:rsidP="00637345">
      <w:pPr>
        <w:spacing w:after="0" w:line="240" w:lineRule="auto"/>
        <w:rPr>
          <w:ins w:id="157" w:author="Xu Wang" w:date="2019-07-26T15:21:00Z"/>
          <w:rFonts w:ascii="Calibri" w:hAnsi="Calibri"/>
          <w:sz w:val="24"/>
          <w:szCs w:val="24"/>
        </w:rPr>
      </w:pPr>
    </w:p>
    <w:p w14:paraId="6182B75A" w14:textId="376E9476" w:rsidR="00637345" w:rsidRDefault="00637345" w:rsidP="00637345">
      <w:pPr>
        <w:spacing w:after="0" w:line="240" w:lineRule="auto"/>
        <w:jc w:val="center"/>
        <w:rPr>
          <w:ins w:id="158" w:author="Xu Wang" w:date="2019-07-26T15:21:00Z"/>
          <w:rFonts w:ascii="Calibri" w:hAnsi="Calibri"/>
          <w:sz w:val="24"/>
          <w:szCs w:val="24"/>
        </w:rPr>
      </w:pPr>
      <m:oMath>
        <m:sSub>
          <m:sSubPr>
            <m:ctrlPr>
              <w:ins w:id="159" w:author="Xu Wang" w:date="2019-07-26T15:21:00Z">
                <w:rPr>
                  <w:rFonts w:ascii="Cambria Math" w:hAnsi="Cambria Math"/>
                  <w:i/>
                  <w:sz w:val="28"/>
                  <w:szCs w:val="28"/>
                </w:rPr>
              </w:ins>
            </m:ctrlPr>
          </m:sSubPr>
          <m:e>
            <m:r>
              <w:ins w:id="160" w:author="Xu Wang" w:date="2019-07-26T15:21:00Z">
                <w:rPr>
                  <w:rFonts w:ascii="Cambria Math" w:hAnsi="Cambria Math"/>
                  <w:sz w:val="28"/>
                  <w:szCs w:val="28"/>
                </w:rPr>
                <m:t>P</m:t>
              </w:ins>
            </m:r>
          </m:e>
          <m:sub>
            <m:r>
              <w:ins w:id="161" w:author="Xu Wang" w:date="2019-07-26T15:21:00Z">
                <w:rPr>
                  <w:rFonts w:ascii="Cambria Math" w:hAnsi="Cambria Math"/>
                  <w:sz w:val="28"/>
                  <w:szCs w:val="28"/>
                </w:rPr>
                <m:t>C</m:t>
              </w:ins>
            </m:r>
          </m:sub>
        </m:sSub>
        <m:d>
          <m:dPr>
            <m:ctrlPr>
              <w:ins w:id="162" w:author="Xu Wang" w:date="2019-07-26T15:21:00Z">
                <w:rPr>
                  <w:rFonts w:ascii="Cambria Math" w:hAnsi="Cambria Math"/>
                  <w:i/>
                  <w:sz w:val="28"/>
                  <w:szCs w:val="28"/>
                </w:rPr>
              </w:ins>
            </m:ctrlPr>
          </m:dPr>
          <m:e>
            <m:sSub>
              <m:sSubPr>
                <m:ctrlPr>
                  <w:ins w:id="163" w:author="Xu Wang" w:date="2019-07-26T15:21:00Z">
                    <w:rPr>
                      <w:rFonts w:ascii="Cambria Math" w:hAnsi="Cambria Math"/>
                      <w:i/>
                      <w:sz w:val="28"/>
                      <w:szCs w:val="28"/>
                    </w:rPr>
                  </w:ins>
                </m:ctrlPr>
              </m:sSubPr>
              <m:e>
                <m:r>
                  <w:ins w:id="164" w:author="Xu Wang" w:date="2019-07-26T15:21:00Z">
                    <w:rPr>
                      <w:rFonts w:ascii="Cambria Math" w:hAnsi="Cambria Math"/>
                      <w:sz w:val="28"/>
                      <w:szCs w:val="28"/>
                    </w:rPr>
                    <m:t>t</m:t>
                  </w:ins>
                </m:r>
              </m:e>
              <m:sub>
                <m:r>
                  <w:ins w:id="165" w:author="Xu Wang" w:date="2019-07-26T15:21:00Z">
                    <w:rPr>
                      <w:rFonts w:ascii="Cambria Math" w:hAnsi="Cambria Math"/>
                      <w:sz w:val="28"/>
                      <w:szCs w:val="28"/>
                    </w:rPr>
                    <m:t>s</m:t>
                  </w:ins>
                </m:r>
              </m:sub>
            </m:sSub>
          </m:e>
        </m:d>
        <m:r>
          <w:ins w:id="166" w:author="Xu Wang" w:date="2019-07-26T15:21:00Z">
            <w:rPr>
              <w:rFonts w:ascii="Cambria Math" w:hAnsi="Cambria Math"/>
              <w:sz w:val="28"/>
              <w:szCs w:val="28"/>
            </w:rPr>
            <m:t>=1-</m:t>
          </w:ins>
        </m:r>
        <m:sSup>
          <m:sSupPr>
            <m:ctrlPr>
              <w:ins w:id="167" w:author="Xu Wang" w:date="2019-07-26T15:21:00Z">
                <w:rPr>
                  <w:rFonts w:ascii="Cambria Math" w:hAnsi="Cambria Math"/>
                  <w:i/>
                  <w:sz w:val="28"/>
                  <w:szCs w:val="28"/>
                </w:rPr>
              </w:ins>
            </m:ctrlPr>
          </m:sSupPr>
          <m:e>
            <m:r>
              <w:ins w:id="168" w:author="Xu Wang" w:date="2019-07-26T15:21:00Z">
                <w:rPr>
                  <w:rFonts w:ascii="Cambria Math" w:hAnsi="Cambria Math"/>
                  <w:sz w:val="28"/>
                  <w:szCs w:val="28"/>
                </w:rPr>
                <m:t>e</m:t>
              </w:ins>
            </m:r>
          </m:e>
          <m:sup>
            <m:r>
              <w:ins w:id="169" w:author="Xu Wang" w:date="2019-07-26T15:21:00Z">
                <w:rPr>
                  <w:rFonts w:ascii="Cambria Math" w:hAnsi="Cambria Math"/>
                  <w:sz w:val="28"/>
                  <w:szCs w:val="28"/>
                </w:rPr>
                <m:t>nA</m:t>
              </w:ins>
            </m:r>
            <m:d>
              <m:dPr>
                <m:begChr m:val="|"/>
                <m:endChr m:val="|"/>
                <m:ctrlPr>
                  <w:ins w:id="170" w:author="Xu Wang" w:date="2019-07-26T15:21:00Z">
                    <w:rPr>
                      <w:rFonts w:ascii="Cambria Math" w:hAnsi="Cambria Math"/>
                      <w:i/>
                      <w:sz w:val="28"/>
                      <w:szCs w:val="28"/>
                    </w:rPr>
                  </w:ins>
                </m:ctrlPr>
              </m:dPr>
              <m:e>
                <m:r>
                  <w:ins w:id="171" w:author="Xu Wang" w:date="2019-07-26T15:21:00Z">
                    <w:rPr>
                      <w:rFonts w:ascii="Cambria Math" w:hAnsi="Cambria Math"/>
                      <w:sz w:val="28"/>
                      <w:szCs w:val="28"/>
                    </w:rPr>
                    <m:t>v</m:t>
                  </w:ins>
                </m:r>
              </m:e>
            </m:d>
            <m:sSub>
              <m:sSubPr>
                <m:ctrlPr>
                  <w:ins w:id="172" w:author="Xu Wang" w:date="2019-07-26T15:21:00Z">
                    <w:rPr>
                      <w:rFonts w:ascii="Cambria Math" w:hAnsi="Cambria Math"/>
                      <w:i/>
                      <w:sz w:val="28"/>
                      <w:szCs w:val="28"/>
                    </w:rPr>
                  </w:ins>
                </m:ctrlPr>
              </m:sSubPr>
              <m:e>
                <m:r>
                  <w:ins w:id="173" w:author="Xu Wang" w:date="2019-07-26T15:21:00Z">
                    <w:rPr>
                      <w:rFonts w:ascii="Cambria Math" w:hAnsi="Cambria Math"/>
                      <w:sz w:val="28"/>
                      <w:szCs w:val="28"/>
                    </w:rPr>
                    <m:t>t</m:t>
                  </w:ins>
                </m:r>
              </m:e>
              <m:sub>
                <m:r>
                  <w:ins w:id="174" w:author="Xu Wang" w:date="2019-07-26T15:21:00Z">
                    <w:rPr>
                      <w:rFonts w:ascii="Cambria Math" w:hAnsi="Cambria Math"/>
                      <w:sz w:val="28"/>
                      <w:szCs w:val="28"/>
                    </w:rPr>
                    <m:t>s</m:t>
                  </w:ins>
                </m:r>
              </m:sub>
            </m:sSub>
          </m:sup>
        </m:sSup>
      </m:oMath>
      <w:ins w:id="175" w:author="Xu Wang" w:date="2019-07-26T15:21:00Z">
        <w:r>
          <w:rPr>
            <w:rFonts w:ascii="Calibri" w:hAnsi="Calibri"/>
            <w:sz w:val="28"/>
            <w:szCs w:val="28"/>
          </w:rPr>
          <w:tab/>
        </w:r>
      </w:ins>
      <w:ins w:id="176" w:author="Xu Wang" w:date="2019-07-26T15:22:00Z">
        <w:r>
          <w:rPr>
            <w:rFonts w:ascii="Calibri" w:hAnsi="Calibri"/>
            <w:sz w:val="28"/>
            <w:szCs w:val="28"/>
          </w:rPr>
          <w:tab/>
        </w:r>
        <w:r>
          <w:rPr>
            <w:rFonts w:ascii="Calibri" w:hAnsi="Calibri"/>
            <w:sz w:val="28"/>
            <w:szCs w:val="28"/>
          </w:rPr>
          <w:tab/>
        </w:r>
        <w:r>
          <w:rPr>
            <w:rFonts w:ascii="Calibri" w:hAnsi="Calibri"/>
            <w:sz w:val="28"/>
            <w:szCs w:val="28"/>
          </w:rPr>
          <w:tab/>
        </w:r>
      </w:ins>
      <w:ins w:id="177" w:author="Xu Wang" w:date="2019-07-26T15:21:00Z">
        <w:r>
          <w:rPr>
            <w:rFonts w:ascii="Calibri" w:hAnsi="Calibri"/>
            <w:sz w:val="24"/>
            <w:szCs w:val="24"/>
          </w:rPr>
          <w:t>(1)</w:t>
        </w:r>
      </w:ins>
    </w:p>
    <w:p w14:paraId="65701FCA" w14:textId="40EDC00F" w:rsidR="00BE5A21" w:rsidRDefault="00637345" w:rsidP="00852395">
      <w:pPr>
        <w:spacing w:after="0" w:line="240" w:lineRule="auto"/>
        <w:rPr>
          <w:ins w:id="178" w:author="Xu Wang" w:date="2019-07-26T14:39:00Z"/>
          <w:rFonts w:ascii="Calibri" w:hAnsi="Calibri"/>
          <w:sz w:val="24"/>
          <w:szCs w:val="24"/>
        </w:rPr>
        <w:pPrChange w:id="179" w:author="Xu Wang" w:date="2019-07-26T15:26:00Z">
          <w:pPr>
            <w:spacing w:after="0" w:line="240" w:lineRule="auto"/>
            <w:jc w:val="center"/>
          </w:pPr>
        </w:pPrChange>
      </w:pPr>
      <w:ins w:id="180" w:author="Xu Wang" w:date="2019-07-26T15:22:00Z">
        <w:r w:rsidRPr="00626F5A">
          <w:rPr>
            <w:rFonts w:ascii="Calibri" w:hAnsi="Calibri"/>
            <w:sz w:val="24"/>
            <w:szCs w:val="24"/>
          </w:rPr>
          <w:t xml:space="preserve">where </w:t>
        </w:r>
        <m:oMath>
          <m:r>
            <w:rPr>
              <w:rFonts w:ascii="Cambria Math" w:hAnsi="Cambria Math"/>
              <w:sz w:val="24"/>
              <w:szCs w:val="24"/>
            </w:rPr>
            <m:t>n</m:t>
          </m:r>
        </m:oMath>
        <w:r w:rsidRPr="00626F5A">
          <w:rPr>
            <w:rFonts w:ascii="Calibri" w:hAnsi="Calibri"/>
            <w:sz w:val="24"/>
            <w:szCs w:val="24"/>
          </w:rPr>
          <w:t xml:space="preserve"> is the number density of the </w:t>
        </w:r>
        <w:r>
          <w:rPr>
            <w:rFonts w:ascii="Calibri" w:hAnsi="Calibri"/>
            <w:sz w:val="24"/>
            <w:szCs w:val="24"/>
          </w:rPr>
          <w:t xml:space="preserve">neutral </w:t>
        </w:r>
      </w:ins>
      <w:ins w:id="181" w:author="Xu Wang" w:date="2019-07-26T15:23:00Z">
        <w:r>
          <w:rPr>
            <w:rFonts w:ascii="Calibri" w:hAnsi="Calibri"/>
            <w:sz w:val="24"/>
            <w:szCs w:val="24"/>
          </w:rPr>
          <w:t>particles</w:t>
        </w:r>
      </w:ins>
      <w:ins w:id="182" w:author="Xu Wang" w:date="2019-07-26T15:22:00Z">
        <w:r w:rsidRPr="00626F5A">
          <w:rPr>
            <w:rFonts w:ascii="Calibri" w:hAnsi="Calibri"/>
            <w:sz w:val="24"/>
            <w:szCs w:val="24"/>
          </w:rPr>
          <w:t xml:space="preserve">, </w:t>
        </w:r>
        <m:oMath>
          <m:r>
            <w:rPr>
              <w:rFonts w:ascii="Cambria Math" w:hAnsi="Cambria Math"/>
              <w:sz w:val="24"/>
              <w:szCs w:val="24"/>
            </w:rPr>
            <m:t>A</m:t>
          </m:r>
        </m:oMath>
        <w:r w:rsidRPr="00626F5A">
          <w:rPr>
            <w:rFonts w:ascii="Calibri" w:hAnsi="Calibri"/>
            <w:sz w:val="24"/>
            <w:szCs w:val="24"/>
          </w:rPr>
          <w:t xml:space="preserve"> is the </w:t>
        </w:r>
      </w:ins>
      <w:ins w:id="183" w:author="Xu Wang" w:date="2019-07-26T15:23:00Z">
        <w:r>
          <w:rPr>
            <w:rFonts w:ascii="Calibri" w:hAnsi="Calibri"/>
            <w:sz w:val="24"/>
            <w:szCs w:val="24"/>
          </w:rPr>
          <w:t xml:space="preserve">collision </w:t>
        </w:r>
      </w:ins>
      <w:ins w:id="184" w:author="Xu Wang" w:date="2019-07-26T15:22:00Z">
        <w:r w:rsidRPr="00626F5A">
          <w:rPr>
            <w:rFonts w:ascii="Calibri" w:hAnsi="Calibri"/>
            <w:sz w:val="24"/>
            <w:szCs w:val="24"/>
          </w:rPr>
          <w:t xml:space="preserve">cross-section, </w:t>
        </w:r>
        <m:oMath>
          <m:d>
            <m:dPr>
              <m:begChr m:val="|"/>
              <m:endChr m:val="|"/>
              <m:ctrlPr>
                <w:rPr>
                  <w:rFonts w:ascii="Cambria Math" w:hAnsi="Cambria Math"/>
                  <w:i/>
                  <w:sz w:val="24"/>
                  <w:szCs w:val="24"/>
                </w:rPr>
              </m:ctrlPr>
            </m:dPr>
            <m:e>
              <m:r>
                <w:rPr>
                  <w:rFonts w:ascii="Cambria Math" w:hAnsi="Cambria Math"/>
                  <w:sz w:val="24"/>
                  <w:szCs w:val="24"/>
                </w:rPr>
                <m:t>v</m:t>
              </m:r>
            </m:e>
          </m:d>
        </m:oMath>
        <w:r w:rsidRPr="00626F5A">
          <w:rPr>
            <w:rFonts w:ascii="Calibri" w:hAnsi="Calibri"/>
            <w:sz w:val="24"/>
            <w:szCs w:val="24"/>
          </w:rPr>
          <w:t xml:space="preserve"> is the magnitude of velocity </w:t>
        </w:r>
      </w:ins>
      <w:ins w:id="185" w:author="Xu Wang" w:date="2019-07-26T15:24:00Z">
        <w:r>
          <w:rPr>
            <w:rFonts w:ascii="Calibri" w:hAnsi="Calibri"/>
            <w:sz w:val="24"/>
            <w:szCs w:val="24"/>
          </w:rPr>
          <w:t xml:space="preserve">of an electron </w:t>
        </w:r>
      </w:ins>
      <w:ins w:id="186" w:author="Xu Wang" w:date="2019-07-26T15:22:00Z">
        <w:r w:rsidRPr="00626F5A">
          <w:rPr>
            <w:rFonts w:ascii="Calibri" w:hAnsi="Calibri"/>
            <w:sz w:val="24"/>
            <w:szCs w:val="24"/>
          </w:rPr>
          <w:t xml:space="preserve">and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oMath>
        <w:r w:rsidRPr="00626F5A">
          <w:rPr>
            <w:rFonts w:ascii="Calibri" w:hAnsi="Calibri"/>
            <w:sz w:val="24"/>
            <w:szCs w:val="24"/>
          </w:rPr>
          <w:t xml:space="preserve"> is the time</w:t>
        </w:r>
      </w:ins>
      <w:ins w:id="187" w:author="Xu Wang" w:date="2019-07-26T15:24:00Z">
        <w:r>
          <w:rPr>
            <w:rFonts w:ascii="Calibri" w:hAnsi="Calibri"/>
            <w:sz w:val="24"/>
            <w:szCs w:val="24"/>
          </w:rPr>
          <w:t xml:space="preserve"> </w:t>
        </w:r>
      </w:ins>
      <w:ins w:id="188" w:author="Xu Wang" w:date="2019-07-26T15:22:00Z">
        <w:r w:rsidRPr="00626F5A">
          <w:rPr>
            <w:rFonts w:ascii="Calibri" w:hAnsi="Calibri"/>
            <w:sz w:val="24"/>
            <w:szCs w:val="24"/>
          </w:rPr>
          <w:t>step size.</w:t>
        </w:r>
      </w:ins>
      <w:ins w:id="189" w:author="Xu Wang" w:date="2019-07-26T15:25:00Z">
        <w:r w:rsidR="00852395">
          <w:rPr>
            <w:rFonts w:ascii="Calibri" w:hAnsi="Calibri"/>
            <w:sz w:val="24"/>
            <w:szCs w:val="24"/>
          </w:rPr>
          <w:t xml:space="preserve"> The collision cross-section </w:t>
        </w:r>
      </w:ins>
      <w:ins w:id="190" w:author="Xu Wang" w:date="2019-07-26T15:26:00Z">
        <w:r w:rsidR="00852395">
          <w:rPr>
            <w:rFonts w:ascii="Calibri" w:hAnsi="Calibri"/>
            <w:sz w:val="24"/>
            <w:szCs w:val="24"/>
          </w:rPr>
          <w:t xml:space="preserve">was approximated based on the data from </w:t>
        </w:r>
        <w:proofErr w:type="gramStart"/>
        <w:r w:rsidR="00852395">
          <w:rPr>
            <w:rFonts w:ascii="Calibri" w:hAnsi="Calibri"/>
            <w:sz w:val="24"/>
            <w:szCs w:val="24"/>
          </w:rPr>
          <w:t>xxx[</w:t>
        </w:r>
        <w:proofErr w:type="gramEnd"/>
        <w:r w:rsidR="00852395">
          <w:rPr>
            <w:rFonts w:ascii="Calibri" w:hAnsi="Calibri"/>
            <w:sz w:val="24"/>
            <w:szCs w:val="24"/>
          </w:rPr>
          <w:t>2]</w:t>
        </w:r>
      </w:ins>
      <w:ins w:id="191" w:author="Xu Wang" w:date="2019-07-26T15:42:00Z">
        <w:r w:rsidR="00852395">
          <w:rPr>
            <w:rFonts w:ascii="Calibri" w:hAnsi="Calibri"/>
            <w:sz w:val="24"/>
            <w:szCs w:val="24"/>
          </w:rPr>
          <w:t xml:space="preserve"> for the electron energy of </w:t>
        </w:r>
        <w:r w:rsidR="00852395" w:rsidRPr="00852395">
          <w:rPr>
            <w:rFonts w:ascii="Calibri" w:hAnsi="Calibri"/>
            <w:sz w:val="24"/>
            <w:szCs w:val="24"/>
            <w:highlight w:val="yellow"/>
            <w:rPrChange w:id="192" w:author="Xu Wang" w:date="2019-07-26T16:00:00Z">
              <w:rPr>
                <w:rFonts w:ascii="Calibri" w:hAnsi="Calibri"/>
                <w:sz w:val="24"/>
                <w:szCs w:val="24"/>
              </w:rPr>
            </w:rPrChange>
          </w:rPr>
          <w:t>xx eV</w:t>
        </w:r>
      </w:ins>
      <w:ins w:id="193" w:author="Xu Wang" w:date="2019-07-26T15:26:00Z">
        <w:r w:rsidR="00852395">
          <w:rPr>
            <w:rFonts w:ascii="Calibri" w:hAnsi="Calibri"/>
            <w:sz w:val="24"/>
            <w:szCs w:val="24"/>
          </w:rPr>
          <w:t xml:space="preserve">. </w:t>
        </w:r>
      </w:ins>
    </w:p>
    <w:p w14:paraId="55647912" w14:textId="50F0001E" w:rsidR="00BB74A7" w:rsidRPr="00BB74A7" w:rsidDel="008E3E52" w:rsidRDefault="00BB74A7" w:rsidP="006C2DF0">
      <w:pPr>
        <w:tabs>
          <w:tab w:val="left" w:pos="3510"/>
        </w:tabs>
        <w:spacing w:after="0" w:line="240" w:lineRule="auto"/>
        <w:rPr>
          <w:del w:id="194" w:author="Xu Wang" w:date="2019-07-26T16:12:00Z"/>
          <w:rFonts w:ascii="Calibri" w:hAnsi="Calibri"/>
          <w:sz w:val="24"/>
          <w:szCs w:val="24"/>
          <w:rPrChange w:id="195" w:author="Xu Wang" w:date="2019-07-26T14:22:00Z">
            <w:rPr>
              <w:del w:id="196" w:author="Xu Wang" w:date="2019-07-26T16:12:00Z"/>
              <w:rFonts w:ascii="Calibri" w:hAnsi="Calibri"/>
              <w:b/>
              <w:sz w:val="24"/>
              <w:szCs w:val="24"/>
            </w:rPr>
          </w:rPrChange>
        </w:rPr>
      </w:pPr>
    </w:p>
    <w:p w14:paraId="789E35FB" w14:textId="3E3FF54F" w:rsidR="00D10D07" w:rsidDel="00852395" w:rsidRDefault="00852395" w:rsidP="008E3E52">
      <w:pPr>
        <w:spacing w:after="0" w:line="240" w:lineRule="auto"/>
        <w:ind w:firstLine="450"/>
        <w:rPr>
          <w:del w:id="197" w:author="Xu Wang" w:date="2019-07-26T15:50:00Z"/>
          <w:rFonts w:ascii="Calibri" w:hAnsi="Calibri"/>
          <w:sz w:val="24"/>
          <w:szCs w:val="24"/>
        </w:rPr>
        <w:pPrChange w:id="198" w:author="Xu Wang" w:date="2019-07-26T16:12:00Z">
          <w:pPr>
            <w:spacing w:after="0" w:line="240" w:lineRule="auto"/>
            <w:ind w:firstLine="720"/>
          </w:pPr>
        </w:pPrChange>
      </w:pPr>
      <w:ins w:id="199" w:author="Xu Wang" w:date="2019-07-26T15:46:00Z">
        <w:r>
          <w:rPr>
            <w:rFonts w:ascii="Calibri" w:hAnsi="Calibri"/>
            <w:sz w:val="24"/>
            <w:szCs w:val="24"/>
          </w:rPr>
          <w:t>A</w:t>
        </w:r>
      </w:ins>
      <w:ins w:id="200" w:author="Xu Wang" w:date="2019-07-26T15:49:00Z">
        <w:r>
          <w:rPr>
            <w:rFonts w:ascii="Calibri" w:hAnsi="Calibri"/>
            <w:sz w:val="24"/>
            <w:szCs w:val="24"/>
          </w:rPr>
          <w:t xml:space="preserve"> plasma </w:t>
        </w:r>
      </w:ins>
      <w:ins w:id="201" w:author="Xu Wang" w:date="2019-07-26T15:46:00Z">
        <w:r>
          <w:rPr>
            <w:rFonts w:ascii="Calibri" w:hAnsi="Calibri"/>
            <w:sz w:val="24"/>
            <w:szCs w:val="24"/>
          </w:rPr>
          <w:t xml:space="preserve">sheath </w:t>
        </w:r>
      </w:ins>
      <w:ins w:id="202" w:author="Xu Wang" w:date="2019-07-26T15:58:00Z">
        <w:r>
          <w:rPr>
            <w:rFonts w:ascii="Calibri" w:hAnsi="Calibri"/>
            <w:sz w:val="24"/>
            <w:szCs w:val="24"/>
          </w:rPr>
          <w:t>wa</w:t>
        </w:r>
      </w:ins>
      <w:ins w:id="203" w:author="Xu Wang" w:date="2019-07-26T15:46:00Z">
        <w:r>
          <w:rPr>
            <w:rFonts w:ascii="Calibri" w:hAnsi="Calibri"/>
            <w:sz w:val="24"/>
            <w:szCs w:val="24"/>
          </w:rPr>
          <w:t xml:space="preserve">s formed around the surface of the sphere. Due to </w:t>
        </w:r>
      </w:ins>
      <w:ins w:id="204" w:author="Xu Wang" w:date="2019-07-26T15:49:00Z">
        <w:r>
          <w:rPr>
            <w:rFonts w:ascii="Calibri" w:hAnsi="Calibri"/>
            <w:sz w:val="24"/>
            <w:szCs w:val="24"/>
          </w:rPr>
          <w:t xml:space="preserve">the </w:t>
        </w:r>
      </w:ins>
      <w:ins w:id="205" w:author="Xu Wang" w:date="2019-07-26T15:46:00Z">
        <w:r>
          <w:rPr>
            <w:rFonts w:ascii="Calibri" w:hAnsi="Calibri"/>
            <w:sz w:val="24"/>
            <w:szCs w:val="24"/>
          </w:rPr>
          <w:t xml:space="preserve">large plasma density, the sheath </w:t>
        </w:r>
      </w:ins>
      <w:ins w:id="206" w:author="Xu Wang" w:date="2019-07-26T15:58:00Z">
        <w:r>
          <w:rPr>
            <w:rFonts w:ascii="Calibri" w:hAnsi="Calibri"/>
            <w:sz w:val="24"/>
            <w:szCs w:val="24"/>
          </w:rPr>
          <w:t>wa</w:t>
        </w:r>
      </w:ins>
      <w:ins w:id="207" w:author="Xu Wang" w:date="2019-07-26T15:46:00Z">
        <w:r>
          <w:rPr>
            <w:rFonts w:ascii="Calibri" w:hAnsi="Calibri"/>
            <w:sz w:val="24"/>
            <w:szCs w:val="24"/>
          </w:rPr>
          <w:t xml:space="preserve">s </w:t>
        </w:r>
      </w:ins>
      <w:ins w:id="208" w:author="Xu Wang" w:date="2019-07-26T15:47:00Z">
        <w:r>
          <w:rPr>
            <w:rFonts w:ascii="Calibri" w:hAnsi="Calibri"/>
            <w:sz w:val="24"/>
            <w:szCs w:val="24"/>
          </w:rPr>
          <w:t xml:space="preserve">so thin that its thickness </w:t>
        </w:r>
      </w:ins>
      <w:ins w:id="209" w:author="Xu Wang" w:date="2019-07-26T15:49:00Z">
        <w:r>
          <w:rPr>
            <w:rFonts w:ascii="Calibri" w:hAnsi="Calibri"/>
            <w:sz w:val="24"/>
            <w:szCs w:val="24"/>
          </w:rPr>
          <w:t>(</w:t>
        </w:r>
      </w:ins>
      <w:ins w:id="210" w:author="Xu Wang" w:date="2019-07-26T15:48:00Z">
        <w:r>
          <w:rPr>
            <w:rFonts w:ascii="Calibri" w:hAnsi="Calibri"/>
            <w:sz w:val="24"/>
            <w:szCs w:val="24"/>
          </w:rPr>
          <w:t>~0.4mm</w:t>
        </w:r>
      </w:ins>
      <w:ins w:id="211" w:author="Xu Wang" w:date="2019-07-26T15:49:00Z">
        <w:r>
          <w:rPr>
            <w:rFonts w:ascii="Calibri" w:hAnsi="Calibri"/>
            <w:sz w:val="24"/>
            <w:szCs w:val="24"/>
          </w:rPr>
          <w:t>)</w:t>
        </w:r>
      </w:ins>
      <w:ins w:id="212" w:author="Xu Wang" w:date="2019-07-26T15:48:00Z">
        <w:r>
          <w:rPr>
            <w:rFonts w:ascii="Calibri" w:hAnsi="Calibri"/>
            <w:sz w:val="24"/>
            <w:szCs w:val="24"/>
          </w:rPr>
          <w:t xml:space="preserve"> </w:t>
        </w:r>
      </w:ins>
      <w:ins w:id="213" w:author="Xu Wang" w:date="2019-07-26T15:58:00Z">
        <w:r>
          <w:rPr>
            <w:rFonts w:ascii="Calibri" w:hAnsi="Calibri"/>
            <w:sz w:val="24"/>
            <w:szCs w:val="24"/>
          </w:rPr>
          <w:t>wa</w:t>
        </w:r>
      </w:ins>
      <w:ins w:id="214" w:author="Xu Wang" w:date="2019-07-26T15:47:00Z">
        <w:r>
          <w:rPr>
            <w:rFonts w:ascii="Calibri" w:hAnsi="Calibri"/>
            <w:sz w:val="24"/>
            <w:szCs w:val="24"/>
          </w:rPr>
          <w:t>s much smaller than the simulation r</w:t>
        </w:r>
      </w:ins>
      <w:ins w:id="215" w:author="Xu Wang" w:date="2019-07-26T15:49:00Z">
        <w:r>
          <w:rPr>
            <w:rFonts w:ascii="Calibri" w:hAnsi="Calibri"/>
            <w:sz w:val="24"/>
            <w:szCs w:val="24"/>
          </w:rPr>
          <w:t>adius</w:t>
        </w:r>
      </w:ins>
      <w:ins w:id="216" w:author="Xu Wang" w:date="2019-07-26T15:47:00Z">
        <w:r>
          <w:rPr>
            <w:rFonts w:ascii="Calibri" w:hAnsi="Calibri"/>
            <w:sz w:val="24"/>
            <w:szCs w:val="24"/>
          </w:rPr>
          <w:t xml:space="preserve"> of interest. </w:t>
        </w:r>
      </w:ins>
      <w:ins w:id="217" w:author="Xu Wang" w:date="2019-07-26T15:50:00Z">
        <w:r>
          <w:rPr>
            <w:rFonts w:ascii="Calibri" w:hAnsi="Calibri"/>
            <w:sz w:val="24"/>
            <w:szCs w:val="24"/>
          </w:rPr>
          <w:t xml:space="preserve">Therefore, no sheath electric field was included in the </w:t>
        </w:r>
        <w:proofErr w:type="spellStart"/>
        <w:r>
          <w:rPr>
            <w:rFonts w:ascii="Calibri" w:hAnsi="Calibri"/>
            <w:sz w:val="24"/>
            <w:szCs w:val="24"/>
          </w:rPr>
          <w:t>simulation.</w:t>
        </w:r>
      </w:ins>
      <w:del w:id="218" w:author="Xu Wang" w:date="2019-07-26T15:50:00Z">
        <w:r w:rsidR="00D10D07" w:rsidDel="00852395">
          <w:rPr>
            <w:rFonts w:ascii="Calibri" w:hAnsi="Calibri"/>
            <w:sz w:val="24"/>
            <w:szCs w:val="24"/>
          </w:rPr>
          <w:delText xml:space="preserve">Initially we attempted to program in the main, electric field of the sphere but found that this was </w:delText>
        </w:r>
        <w:r w:rsidR="003B3AC3" w:rsidDel="00852395">
          <w:rPr>
            <w:rFonts w:ascii="Calibri" w:hAnsi="Calibri"/>
            <w:sz w:val="24"/>
            <w:szCs w:val="24"/>
          </w:rPr>
          <w:delText>unnecessary</w:delText>
        </w:r>
        <w:r w:rsidR="00DC26DB" w:rsidDel="00852395">
          <w:rPr>
            <w:rFonts w:ascii="Calibri" w:hAnsi="Calibri"/>
            <w:sz w:val="24"/>
            <w:szCs w:val="24"/>
          </w:rPr>
          <w:delText xml:space="preserve"> since</w:delText>
        </w:r>
        <w:r w:rsidR="003B3AC3" w:rsidDel="00852395">
          <w:rPr>
            <w:rFonts w:ascii="Calibri" w:hAnsi="Calibri"/>
            <w:sz w:val="24"/>
            <w:szCs w:val="24"/>
          </w:rPr>
          <w:delText xml:space="preserve"> the simulation was able to reproduce our experimental results due</w:delText>
        </w:r>
        <w:r w:rsidR="00D10D07" w:rsidDel="00852395">
          <w:rPr>
            <w:rFonts w:ascii="Calibri" w:hAnsi="Calibri"/>
            <w:sz w:val="24"/>
            <w:szCs w:val="24"/>
          </w:rPr>
          <w:delText xml:space="preserve"> the Debye length of the plasma sheath </w:delText>
        </w:r>
        <w:r w:rsidR="003B3AC3" w:rsidDel="00852395">
          <w:rPr>
            <w:rFonts w:ascii="Calibri" w:hAnsi="Calibri"/>
            <w:sz w:val="24"/>
            <w:szCs w:val="24"/>
          </w:rPr>
          <w:delText>only being a</w:delText>
        </w:r>
        <w:r w:rsidR="00D10D07" w:rsidDel="00852395">
          <w:rPr>
            <w:rFonts w:ascii="Calibri" w:hAnsi="Calibri"/>
            <w:sz w:val="24"/>
            <w:szCs w:val="24"/>
          </w:rPr>
          <w:delText xml:space="preserve"> few micro-meters thick. </w:delText>
        </w:r>
        <w:r w:rsidR="00DC26DB" w:rsidDel="00852395">
          <w:rPr>
            <w:rFonts w:ascii="Calibri" w:hAnsi="Calibri"/>
            <w:sz w:val="24"/>
            <w:szCs w:val="24"/>
          </w:rPr>
          <w:delText xml:space="preserve">Using the equation for Debye length taken from the Introduction to Plasma Physics and Controlled Fusion book and </w:delText>
        </w:r>
        <w:r w:rsidR="00993B48" w:rsidRPr="00692751" w:rsidDel="00852395">
          <w:rPr>
            <w:rFonts w:ascii="Calibri" w:hAnsi="Calibri"/>
            <w:sz w:val="24"/>
            <w:szCs w:val="24"/>
          </w:rPr>
          <w:delText xml:space="preserve">choosing the </w:delText>
        </w:r>
        <w:r w:rsidR="00692751" w:rsidRPr="00692751" w:rsidDel="00852395">
          <w:rPr>
            <w:rFonts w:ascii="Calibri" w:hAnsi="Calibri"/>
            <w:sz w:val="24"/>
            <w:szCs w:val="24"/>
          </w:rPr>
          <w:delText xml:space="preserve">minimum </w:delText>
        </w:r>
        <w:r w:rsidR="00DC26DB" w:rsidRPr="00692751" w:rsidDel="00852395">
          <w:rPr>
            <w:rFonts w:ascii="Calibri" w:hAnsi="Calibri"/>
            <w:sz w:val="24"/>
            <w:szCs w:val="24"/>
          </w:rPr>
          <w:delText>current value</w:delText>
        </w:r>
        <w:r w:rsidR="00993B48" w:rsidRPr="00692751" w:rsidDel="00852395">
          <w:rPr>
            <w:rFonts w:ascii="Calibri" w:hAnsi="Calibri"/>
            <w:sz w:val="24"/>
            <w:szCs w:val="24"/>
          </w:rPr>
          <w:delText xml:space="preserve"> </w:delText>
        </w:r>
        <w:r w:rsidR="00DC26DB" w:rsidRPr="00692751" w:rsidDel="00852395">
          <w:rPr>
            <w:rFonts w:ascii="Calibri" w:hAnsi="Calibri"/>
            <w:sz w:val="24"/>
            <w:szCs w:val="24"/>
          </w:rPr>
          <w:delText xml:space="preserve">measured from our experiment (Table </w:delText>
        </w:r>
        <w:r w:rsidR="006C7ECE" w:rsidDel="00852395">
          <w:rPr>
            <w:rFonts w:ascii="Calibri" w:hAnsi="Calibri"/>
            <w:sz w:val="24"/>
            <w:szCs w:val="24"/>
          </w:rPr>
          <w:delText>1</w:delText>
        </w:r>
        <w:r w:rsidR="00DC26DB" w:rsidRPr="00692751" w:rsidDel="00852395">
          <w:rPr>
            <w:rFonts w:ascii="Calibri" w:hAnsi="Calibri"/>
            <w:sz w:val="24"/>
            <w:szCs w:val="24"/>
          </w:rPr>
          <w:delText>)</w:delText>
        </w:r>
        <w:r w:rsidR="00692751" w:rsidRPr="00692751" w:rsidDel="00852395">
          <w:rPr>
            <w:rFonts w:ascii="Calibri" w:hAnsi="Calibri"/>
            <w:sz w:val="24"/>
            <w:szCs w:val="24"/>
          </w:rPr>
          <w:delText xml:space="preserve"> to determine </w:delTex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e</m:t>
              </m:r>
            </m:sub>
          </m:sSub>
        </m:oMath>
        <w:r w:rsidR="00692751" w:rsidRPr="00692751" w:rsidDel="00852395">
          <w:rPr>
            <w:rFonts w:ascii="Calibri" w:hAnsi="Calibri"/>
            <w:sz w:val="24"/>
            <w:szCs w:val="24"/>
          </w:rPr>
          <w:delText>,</w:delText>
        </w:r>
        <w:r w:rsidR="00DC26DB" w:rsidRPr="00692751" w:rsidDel="00852395">
          <w:rPr>
            <w:rFonts w:ascii="Calibri" w:hAnsi="Calibri"/>
            <w:sz w:val="24"/>
            <w:szCs w:val="24"/>
          </w:rPr>
          <w:delText xml:space="preserve"> we calculated</w:delText>
        </w:r>
        <w:r w:rsidR="00DC26DB" w:rsidDel="00852395">
          <w:rPr>
            <w:rFonts w:ascii="Calibri" w:hAnsi="Calibri"/>
            <w:sz w:val="24"/>
            <w:szCs w:val="24"/>
          </w:rPr>
          <w:delText xml:space="preserve"> the Debye length to be approximately </w:delText>
        </w:r>
        <m:oMath>
          <m:r>
            <w:rPr>
              <w:rFonts w:ascii="Cambria Math" w:hAnsi="Cambria Math"/>
              <w:sz w:val="24"/>
              <w:szCs w:val="24"/>
            </w:rPr>
            <m:t>55.255 μm</m:t>
          </m:r>
        </m:oMath>
        <w:r w:rsidR="00DC26DB" w:rsidDel="00852395">
          <w:rPr>
            <w:rFonts w:ascii="Calibri" w:hAnsi="Calibri"/>
            <w:sz w:val="24"/>
            <w:szCs w:val="24"/>
          </w:rPr>
          <w:delText>.</w:delText>
        </w:r>
      </w:del>
    </w:p>
    <w:p w14:paraId="215F8955" w14:textId="42D92130" w:rsidR="00AD1E05" w:rsidDel="00852395" w:rsidRDefault="00AD1E05" w:rsidP="008E3E52">
      <w:pPr>
        <w:spacing w:after="0" w:line="240" w:lineRule="auto"/>
        <w:ind w:firstLine="450"/>
        <w:rPr>
          <w:ins w:id="219" w:author="Tom Keaton [2]" w:date="2019-07-08T15:53:00Z"/>
          <w:del w:id="220" w:author="Xu Wang" w:date="2019-07-26T15:44:00Z"/>
          <w:rFonts w:ascii="Calibri" w:hAnsi="Calibri"/>
          <w:sz w:val="24"/>
          <w:szCs w:val="24"/>
        </w:rPr>
        <w:pPrChange w:id="221" w:author="Xu Wang" w:date="2019-07-26T16:12:00Z">
          <w:pPr>
            <w:spacing w:after="0" w:line="240" w:lineRule="auto"/>
          </w:pPr>
        </w:pPrChange>
      </w:pPr>
      <w:ins w:id="222" w:author="Tom Keaton [2]" w:date="2019-07-08T15:56:00Z">
        <w:del w:id="223" w:author="Xu Wang" w:date="2019-07-26T15:50:00Z">
          <w:r w:rsidDel="00852395">
            <w:rPr>
              <w:rFonts w:ascii="Calibri" w:hAnsi="Calibri"/>
              <w:sz w:val="24"/>
              <w:szCs w:val="24"/>
            </w:rPr>
            <w:delText xml:space="preserve">While the device was </w:delText>
          </w:r>
        </w:del>
      </w:ins>
      <w:ins w:id="224" w:author="Tom Keaton [2]" w:date="2019-07-08T15:59:00Z">
        <w:del w:id="225" w:author="Xu Wang" w:date="2019-07-26T15:50:00Z">
          <w:r w:rsidR="00917D95" w:rsidDel="00852395">
            <w:rPr>
              <w:rFonts w:ascii="Calibri" w:hAnsi="Calibri"/>
              <w:sz w:val="24"/>
              <w:szCs w:val="24"/>
            </w:rPr>
            <w:delText>running,</w:delText>
          </w:r>
        </w:del>
      </w:ins>
      <w:ins w:id="226" w:author="Tom Keaton [2]" w:date="2019-07-08T15:56:00Z">
        <w:del w:id="227" w:author="Xu Wang" w:date="2019-07-26T15:50:00Z">
          <w:r w:rsidDel="00852395">
            <w:rPr>
              <w:rFonts w:ascii="Calibri" w:hAnsi="Calibri"/>
              <w:sz w:val="24"/>
              <w:szCs w:val="24"/>
            </w:rPr>
            <w:delText xml:space="preserve"> we measured the current to determine the </w:delText>
          </w:r>
        </w:del>
      </w:ins>
      <w:ins w:id="228" w:author="Tom Keaton [2]" w:date="2019-07-08T15:59:00Z">
        <w:del w:id="229" w:author="Xu Wang" w:date="2019-07-26T15:50:00Z">
          <w:r w:rsidR="00917D95" w:rsidDel="00852395">
            <w:rPr>
              <w:rFonts w:ascii="Calibri" w:hAnsi="Calibri"/>
              <w:sz w:val="24"/>
              <w:szCs w:val="24"/>
            </w:rPr>
            <w:delText>Debye</w:delText>
          </w:r>
        </w:del>
      </w:ins>
      <w:ins w:id="230" w:author="Tom Keaton [2]" w:date="2019-07-08T15:56:00Z">
        <w:del w:id="231" w:author="Xu Wang" w:date="2019-07-26T15:50:00Z">
          <w:r w:rsidDel="00852395">
            <w:rPr>
              <w:rFonts w:ascii="Calibri" w:hAnsi="Calibri"/>
              <w:sz w:val="24"/>
              <w:szCs w:val="24"/>
            </w:rPr>
            <w:delText xml:space="preserve"> length around the charged sphere.</w:delText>
          </w:r>
        </w:del>
      </w:ins>
      <w:ins w:id="232" w:author="Tom Keaton [2]" w:date="2019-07-08T15:57:00Z">
        <w:del w:id="233" w:author="Xu Wang" w:date="2019-07-26T15:50:00Z">
          <w:r w:rsidDel="00852395">
            <w:rPr>
              <w:rFonts w:ascii="Calibri" w:hAnsi="Calibri"/>
              <w:sz w:val="24"/>
              <w:szCs w:val="24"/>
            </w:rPr>
            <w:delText xml:space="preserve"> We measured approximately </w:delText>
          </w:r>
          <m:oMath>
            <m:r>
              <w:rPr>
                <w:rFonts w:ascii="Cambria Math" w:hAnsi="Cambria Math"/>
                <w:sz w:val="24"/>
                <w:szCs w:val="24"/>
              </w:rPr>
              <m:t>1.25 mA</m:t>
            </m:r>
          </m:oMath>
          <w:r w:rsidDel="00852395">
            <w:rPr>
              <w:rFonts w:ascii="Calibri" w:hAnsi="Calibri"/>
              <w:sz w:val="24"/>
              <w:szCs w:val="24"/>
            </w:rPr>
            <w:delText xml:space="preserve"> which corresponds to a </w:delText>
          </w:r>
        </w:del>
      </w:ins>
      <w:ins w:id="234" w:author="Tom Keaton [2]" w:date="2019-07-08T15:59:00Z">
        <w:del w:id="235" w:author="Xu Wang" w:date="2019-07-26T15:50:00Z">
          <w:r w:rsidR="00917D95" w:rsidDel="00852395">
            <w:rPr>
              <w:rFonts w:ascii="Calibri" w:hAnsi="Calibri"/>
              <w:sz w:val="24"/>
              <w:szCs w:val="24"/>
            </w:rPr>
            <w:delText>Debye</w:delText>
          </w:r>
        </w:del>
      </w:ins>
      <w:ins w:id="236" w:author="Tom Keaton [2]" w:date="2019-07-08T15:57:00Z">
        <w:del w:id="237" w:author="Xu Wang" w:date="2019-07-26T15:50:00Z">
          <w:r w:rsidDel="00852395">
            <w:rPr>
              <w:rFonts w:ascii="Calibri" w:hAnsi="Calibri"/>
              <w:sz w:val="24"/>
              <w:szCs w:val="24"/>
            </w:rPr>
            <w:delText xml:space="preserve"> length of </w:delText>
          </w:r>
        </w:del>
      </w:ins>
      <m:oMath>
        <m:r>
          <w:ins w:id="238" w:author="Tom Keaton" w:date="2019-07-19T17:57:00Z">
            <w:del w:id="239" w:author="Xu Wang" w:date="2019-07-26T15:50:00Z">
              <w:rPr>
                <w:rFonts w:ascii="Cambria Math" w:hAnsi="Cambria Math"/>
                <w:sz w:val="24"/>
                <w:szCs w:val="24"/>
              </w:rPr>
              <m:t>0.404</m:t>
            </w:del>
          </w:ins>
        </m:r>
        <m:r>
          <w:ins w:id="240" w:author="Tom Keaton [2]" w:date="2019-07-08T15:57:00Z">
            <w:del w:id="241" w:author="Xu Wang" w:date="2019-07-26T15:50:00Z">
              <w:rPr>
                <w:rFonts w:ascii="Cambria Math" w:hAnsi="Cambria Math"/>
                <w:sz w:val="24"/>
                <w:szCs w:val="24"/>
              </w:rPr>
              <m:t xml:space="preserve"> </m:t>
            </w:del>
          </w:ins>
        </m:r>
        <m:r>
          <w:ins w:id="242" w:author="Tom Keaton" w:date="2019-07-19T17:57:00Z">
            <w:del w:id="243" w:author="Xu Wang" w:date="2019-07-26T15:50:00Z">
              <w:rPr>
                <w:rFonts w:ascii="Cambria Math" w:hAnsi="Cambria Math"/>
                <w:sz w:val="24"/>
                <w:szCs w:val="24"/>
              </w:rPr>
              <m:t>m</m:t>
            </w:del>
          </w:ins>
        </m:r>
        <m:r>
          <w:ins w:id="244" w:author="Tom Keaton [2]" w:date="2019-07-08T15:57:00Z">
            <w:del w:id="245" w:author="Xu Wang" w:date="2019-07-26T15:50:00Z">
              <w:rPr>
                <w:rFonts w:ascii="Cambria Math" w:hAnsi="Cambria Math"/>
                <w:sz w:val="24"/>
                <w:szCs w:val="24"/>
              </w:rPr>
              <m:t>m</m:t>
            </w:del>
          </w:ins>
        </m:r>
      </m:oMath>
      <w:ins w:id="246" w:author="Tom Keaton [2]" w:date="2019-07-08T15:57:00Z">
        <w:del w:id="247" w:author="Xu Wang" w:date="2019-07-26T15:50:00Z">
          <w:r w:rsidDel="00852395">
            <w:rPr>
              <w:rFonts w:ascii="Calibri" w:hAnsi="Calibri"/>
              <w:sz w:val="24"/>
              <w:szCs w:val="24"/>
            </w:rPr>
            <w:delText xml:space="preserve">. With a </w:delText>
          </w:r>
        </w:del>
      </w:ins>
      <w:ins w:id="248" w:author="Tom Keaton [2]" w:date="2019-07-08T15:59:00Z">
        <w:del w:id="249" w:author="Xu Wang" w:date="2019-07-26T15:50:00Z">
          <w:r w:rsidR="00917D95" w:rsidDel="00852395">
            <w:rPr>
              <w:rFonts w:ascii="Calibri" w:hAnsi="Calibri"/>
              <w:sz w:val="24"/>
              <w:szCs w:val="24"/>
            </w:rPr>
            <w:delText>Debye</w:delText>
          </w:r>
        </w:del>
      </w:ins>
      <w:ins w:id="250" w:author="Tom Keaton [2]" w:date="2019-07-08T15:57:00Z">
        <w:del w:id="251" w:author="Xu Wang" w:date="2019-07-26T15:50:00Z">
          <w:r w:rsidDel="00852395">
            <w:rPr>
              <w:rFonts w:ascii="Calibri" w:hAnsi="Calibri"/>
              <w:sz w:val="24"/>
              <w:szCs w:val="24"/>
            </w:rPr>
            <w:delText xml:space="preserve"> length so small</w:delText>
          </w:r>
        </w:del>
      </w:ins>
      <w:ins w:id="252" w:author="Tom Keaton [2]" w:date="2019-07-08T15:58:00Z">
        <w:del w:id="253" w:author="Xu Wang" w:date="2019-07-26T15:50:00Z">
          <w:r w:rsidR="00917D95" w:rsidDel="00852395">
            <w:rPr>
              <w:rFonts w:ascii="Calibri" w:hAnsi="Calibri"/>
              <w:sz w:val="24"/>
              <w:szCs w:val="24"/>
            </w:rPr>
            <w:delText xml:space="preserve"> and our volume of interest being well outside this radius from the sphere surface, we may assume there is no electric field that needs to be account</w:delText>
          </w:r>
        </w:del>
      </w:ins>
      <w:ins w:id="254" w:author="Tom Keaton [2]" w:date="2019-07-08T15:59:00Z">
        <w:del w:id="255" w:author="Xu Wang" w:date="2019-07-26T15:50:00Z">
          <w:r w:rsidR="00917D95" w:rsidDel="00852395">
            <w:rPr>
              <w:rFonts w:ascii="Calibri" w:hAnsi="Calibri"/>
              <w:sz w:val="24"/>
              <w:szCs w:val="24"/>
            </w:rPr>
            <w:delText>ed for in the Lorentz force equations.</w:delText>
          </w:r>
        </w:del>
      </w:ins>
    </w:p>
    <w:p w14:paraId="6889CE0D" w14:textId="00DD9297" w:rsidR="00291B9C" w:rsidDel="00852395" w:rsidRDefault="00291B9C" w:rsidP="008E3E52">
      <w:pPr>
        <w:spacing w:after="0" w:line="240" w:lineRule="auto"/>
        <w:ind w:firstLine="450"/>
        <w:rPr>
          <w:del w:id="256" w:author="Xu Wang" w:date="2019-07-26T15:44:00Z"/>
          <w:rFonts w:ascii="Calibri" w:hAnsi="Calibri"/>
          <w:sz w:val="24"/>
          <w:szCs w:val="24"/>
        </w:rPr>
        <w:pPrChange w:id="257" w:author="Xu Wang" w:date="2019-07-26T16:12:00Z">
          <w:pPr>
            <w:spacing w:after="0" w:line="240" w:lineRule="auto"/>
            <w:ind w:firstLine="720"/>
          </w:pPr>
        </w:pPrChange>
      </w:pPr>
    </w:p>
    <w:p w14:paraId="09B2A9E9" w14:textId="24CFE02E" w:rsidR="00C85296" w:rsidRPr="00E7774C" w:rsidDel="00852395" w:rsidRDefault="00604F7E" w:rsidP="008E3E52">
      <w:pPr>
        <w:spacing w:after="0" w:line="240" w:lineRule="auto"/>
        <w:ind w:firstLine="450"/>
        <w:rPr>
          <w:del w:id="258" w:author="Xu Wang" w:date="2019-07-26T15:51:00Z"/>
          <w:rFonts w:ascii="Calibri" w:hAnsi="Calibri"/>
        </w:rPr>
        <w:pPrChange w:id="259" w:author="Xu Wang" w:date="2019-07-26T16:12:00Z">
          <w:pPr>
            <w:spacing w:after="0" w:line="240" w:lineRule="auto"/>
            <w:jc w:val="center"/>
          </w:pPr>
        </w:pPrChange>
      </w:pPr>
      <m:oMath>
        <m:sSub>
          <m:sSubPr>
            <m:ctrlPr>
              <w:del w:id="260" w:author="Xu Wang" w:date="2019-07-26T15:44:00Z">
                <w:rPr>
                  <w:rFonts w:ascii="Cambria Math" w:hAnsi="Cambria Math"/>
                  <w:i/>
                </w:rPr>
              </w:del>
            </m:ctrlPr>
          </m:sSubPr>
          <m:e>
            <m:r>
              <w:del w:id="261" w:author="Xu Wang" w:date="2019-07-26T15:44:00Z">
                <w:rPr>
                  <w:rFonts w:ascii="Cambria Math" w:hAnsi="Cambria Math"/>
                </w:rPr>
                <m:t>λ</m:t>
              </w:del>
            </m:r>
          </m:e>
          <m:sub>
            <m:r>
              <w:del w:id="262" w:author="Xu Wang" w:date="2019-07-26T15:44:00Z">
                <w:rPr>
                  <w:rFonts w:ascii="Cambria Math" w:hAnsi="Cambria Math"/>
                </w:rPr>
                <m:t>D</m:t>
              </w:del>
            </m:r>
          </m:sub>
        </m:sSub>
        <m:r>
          <w:del w:id="263" w:author="Xu Wang" w:date="2019-07-26T15:44:00Z">
            <w:rPr>
              <w:rFonts w:ascii="Cambria Math" w:hAnsi="Cambria Math"/>
            </w:rPr>
            <m:t>=</m:t>
          </w:del>
        </m:r>
        <m:rad>
          <m:radPr>
            <m:degHide m:val="1"/>
            <m:ctrlPr>
              <w:del w:id="264" w:author="Xu Wang" w:date="2019-07-26T15:44:00Z">
                <w:rPr>
                  <w:rFonts w:ascii="Cambria Math" w:hAnsi="Cambria Math"/>
                  <w:i/>
                </w:rPr>
              </w:del>
            </m:ctrlPr>
          </m:radPr>
          <m:deg/>
          <m:e>
            <m:f>
              <m:fPr>
                <m:ctrlPr>
                  <w:del w:id="265" w:author="Xu Wang" w:date="2019-07-26T15:44:00Z">
                    <w:rPr>
                      <w:rFonts w:ascii="Cambria Math" w:hAnsi="Cambria Math"/>
                      <w:i/>
                    </w:rPr>
                  </w:del>
                </m:ctrlPr>
              </m:fPr>
              <m:num>
                <m:sSub>
                  <m:sSubPr>
                    <m:ctrlPr>
                      <w:del w:id="266" w:author="Xu Wang" w:date="2019-07-26T15:44:00Z">
                        <w:rPr>
                          <w:rFonts w:ascii="Cambria Math" w:hAnsi="Cambria Math"/>
                          <w:i/>
                        </w:rPr>
                      </w:del>
                    </m:ctrlPr>
                  </m:sSubPr>
                  <m:e>
                    <m:r>
                      <w:del w:id="267" w:author="Xu Wang" w:date="2019-07-26T15:44:00Z">
                        <w:rPr>
                          <w:rFonts w:ascii="Cambria Math" w:hAnsi="Cambria Math"/>
                        </w:rPr>
                        <m:t>ε</m:t>
                      </w:del>
                    </m:r>
                  </m:e>
                  <m:sub>
                    <m:r>
                      <w:del w:id="268" w:author="Xu Wang" w:date="2019-07-26T15:44:00Z">
                        <w:rPr>
                          <w:rFonts w:ascii="Cambria Math" w:hAnsi="Cambria Math"/>
                        </w:rPr>
                        <m:t>0</m:t>
                      </w:del>
                    </m:r>
                  </m:sub>
                </m:sSub>
                <m:sSub>
                  <m:sSubPr>
                    <m:ctrlPr>
                      <w:del w:id="269" w:author="Xu Wang" w:date="2019-07-26T15:44:00Z">
                        <w:rPr>
                          <w:rFonts w:ascii="Cambria Math" w:hAnsi="Cambria Math"/>
                          <w:i/>
                        </w:rPr>
                      </w:del>
                    </m:ctrlPr>
                  </m:sSubPr>
                  <m:e>
                    <m:r>
                      <w:del w:id="270" w:author="Xu Wang" w:date="2019-07-26T15:44:00Z">
                        <w:rPr>
                          <w:rFonts w:ascii="Cambria Math" w:hAnsi="Cambria Math"/>
                        </w:rPr>
                        <m:t>k</m:t>
                      </w:del>
                    </m:r>
                  </m:e>
                  <m:sub>
                    <m:r>
                      <w:del w:id="271" w:author="Xu Wang" w:date="2019-07-26T15:44:00Z">
                        <w:rPr>
                          <w:rFonts w:ascii="Cambria Math" w:hAnsi="Cambria Math"/>
                        </w:rPr>
                        <m:t>B</m:t>
                      </w:del>
                    </m:r>
                  </m:sub>
                </m:sSub>
                <m:sSub>
                  <m:sSubPr>
                    <m:ctrlPr>
                      <w:del w:id="272" w:author="Xu Wang" w:date="2019-07-26T15:44:00Z">
                        <w:rPr>
                          <w:rFonts w:ascii="Cambria Math" w:hAnsi="Cambria Math"/>
                          <w:i/>
                        </w:rPr>
                      </w:del>
                    </m:ctrlPr>
                  </m:sSubPr>
                  <m:e>
                    <m:r>
                      <w:del w:id="273" w:author="Xu Wang" w:date="2019-07-26T15:44:00Z">
                        <w:rPr>
                          <w:rFonts w:ascii="Cambria Math" w:hAnsi="Cambria Math"/>
                        </w:rPr>
                        <m:t>T</m:t>
                      </w:del>
                    </m:r>
                  </m:e>
                  <m:sub>
                    <m:r>
                      <w:del w:id="274" w:author="Xu Wang" w:date="2019-07-26T15:44:00Z">
                        <w:rPr>
                          <w:rFonts w:ascii="Cambria Math" w:hAnsi="Cambria Math"/>
                        </w:rPr>
                        <m:t>e</m:t>
                      </w:del>
                    </m:r>
                  </m:sub>
                </m:sSub>
              </m:num>
              <m:den>
                <m:sSub>
                  <m:sSubPr>
                    <m:ctrlPr>
                      <w:del w:id="275" w:author="Xu Wang" w:date="2019-07-26T15:44:00Z">
                        <w:rPr>
                          <w:rFonts w:ascii="Cambria Math" w:hAnsi="Cambria Math"/>
                          <w:i/>
                        </w:rPr>
                      </w:del>
                    </m:ctrlPr>
                  </m:sSubPr>
                  <m:e>
                    <m:r>
                      <w:del w:id="276" w:author="Xu Wang" w:date="2019-07-26T15:44:00Z">
                        <w:rPr>
                          <w:rFonts w:ascii="Cambria Math" w:hAnsi="Cambria Math"/>
                        </w:rPr>
                        <m:t>n</m:t>
                      </w:del>
                    </m:r>
                  </m:e>
                  <m:sub>
                    <m:r>
                      <w:del w:id="277" w:author="Xu Wang" w:date="2019-07-26T15:44:00Z">
                        <w:rPr>
                          <w:rFonts w:ascii="Cambria Math" w:hAnsi="Cambria Math"/>
                        </w:rPr>
                        <m:t>e</m:t>
                      </w:del>
                    </m:r>
                  </m:sub>
                </m:sSub>
                <m:sSubSup>
                  <m:sSubSupPr>
                    <m:ctrlPr>
                      <w:del w:id="278" w:author="Xu Wang" w:date="2019-07-26T15:44:00Z">
                        <w:rPr>
                          <w:rFonts w:ascii="Cambria Math" w:hAnsi="Cambria Math"/>
                          <w:i/>
                        </w:rPr>
                      </w:del>
                    </m:ctrlPr>
                  </m:sSubSupPr>
                  <m:e>
                    <m:r>
                      <w:del w:id="279" w:author="Xu Wang" w:date="2019-07-26T15:44:00Z">
                        <w:rPr>
                          <w:rFonts w:ascii="Cambria Math" w:hAnsi="Cambria Math"/>
                        </w:rPr>
                        <m:t>q</m:t>
                      </w:del>
                    </m:r>
                  </m:e>
                  <m:sub>
                    <m:r>
                      <w:del w:id="280" w:author="Xu Wang" w:date="2019-07-26T15:44:00Z">
                        <w:rPr>
                          <w:rFonts w:ascii="Cambria Math" w:hAnsi="Cambria Math"/>
                        </w:rPr>
                        <m:t>e</m:t>
                      </w:del>
                    </m:r>
                  </m:sub>
                  <m:sup>
                    <m:r>
                      <w:del w:id="281" w:author="Xu Wang" w:date="2019-07-26T15:44:00Z">
                        <w:rPr>
                          <w:rFonts w:ascii="Cambria Math" w:hAnsi="Cambria Math"/>
                        </w:rPr>
                        <m:t>2</m:t>
                      </w:del>
                    </m:r>
                  </m:sup>
                </m:sSubSup>
              </m:den>
            </m:f>
          </m:e>
        </m:rad>
      </m:oMath>
      <w:del w:id="282" w:author="Tom Keaton [2]" w:date="2019-07-08T15:35:00Z">
        <w:r w:rsidR="00DD691B" w:rsidRPr="00E7774C" w:rsidDel="008A65AE">
          <w:rPr>
            <w:rFonts w:ascii="Calibri" w:hAnsi="Calibri"/>
          </w:rPr>
          <w:tab/>
          <w:delText>(eq. 1)</w:delText>
        </w:r>
      </w:del>
    </w:p>
    <w:tbl>
      <w:tblPr>
        <w:tblStyle w:val="PlainTable5"/>
        <w:tblW w:w="0" w:type="auto"/>
        <w:tblLook w:val="04A0" w:firstRow="1" w:lastRow="0" w:firstColumn="1" w:lastColumn="0" w:noHBand="0" w:noVBand="1"/>
        <w:tblPrChange w:id="283" w:author="Tom Keaton [2]" w:date="2019-07-08T16:02:00Z">
          <w:tblPr>
            <w:tblStyle w:val="PlainTable5"/>
            <w:tblW w:w="0" w:type="auto"/>
            <w:tblLook w:val="04A0" w:firstRow="1" w:lastRow="0" w:firstColumn="1" w:lastColumn="0" w:noHBand="0" w:noVBand="1"/>
          </w:tblPr>
        </w:tblPrChange>
      </w:tblPr>
      <w:tblGrid>
        <w:gridCol w:w="573"/>
        <w:gridCol w:w="536"/>
        <w:gridCol w:w="627"/>
        <w:gridCol w:w="567"/>
        <w:gridCol w:w="627"/>
        <w:gridCol w:w="596"/>
        <w:gridCol w:w="627"/>
        <w:gridCol w:w="567"/>
        <w:gridCol w:w="567"/>
        <w:gridCol w:w="627"/>
        <w:gridCol w:w="627"/>
        <w:gridCol w:w="596"/>
        <w:gridCol w:w="596"/>
        <w:gridCol w:w="627"/>
        <w:gridCol w:w="1000"/>
        <w:tblGridChange w:id="284">
          <w:tblGrid>
            <w:gridCol w:w="573"/>
            <w:gridCol w:w="49"/>
            <w:gridCol w:w="487"/>
            <w:gridCol w:w="136"/>
            <w:gridCol w:w="491"/>
            <w:gridCol w:w="136"/>
            <w:gridCol w:w="431"/>
            <w:gridCol w:w="190"/>
            <w:gridCol w:w="437"/>
            <w:gridCol w:w="190"/>
            <w:gridCol w:w="406"/>
            <w:gridCol w:w="216"/>
            <w:gridCol w:w="411"/>
            <w:gridCol w:w="216"/>
            <w:gridCol w:w="351"/>
            <w:gridCol w:w="270"/>
            <w:gridCol w:w="297"/>
            <w:gridCol w:w="324"/>
            <w:gridCol w:w="303"/>
            <w:gridCol w:w="324"/>
            <w:gridCol w:w="303"/>
            <w:gridCol w:w="324"/>
            <w:gridCol w:w="272"/>
            <w:gridCol w:w="351"/>
            <w:gridCol w:w="245"/>
            <w:gridCol w:w="378"/>
            <w:gridCol w:w="249"/>
            <w:gridCol w:w="378"/>
            <w:gridCol w:w="622"/>
          </w:tblGrid>
        </w:tblGridChange>
      </w:tblGrid>
      <w:tr w:rsidR="00DC26DB" w:rsidDel="00852395" w14:paraId="257F0939" w14:textId="59D7956B" w:rsidTr="00917D95">
        <w:trPr>
          <w:cnfStyle w:val="100000000000" w:firstRow="1" w:lastRow="0" w:firstColumn="0" w:lastColumn="0" w:oddVBand="0" w:evenVBand="0" w:oddHBand="0" w:evenHBand="0" w:firstRowFirstColumn="0" w:firstRowLastColumn="0" w:lastRowFirstColumn="0" w:lastRowLastColumn="0"/>
          <w:del w:id="285" w:author="Xu Wang" w:date="2019-07-26T15:51:00Z"/>
        </w:trPr>
        <w:tc>
          <w:tcPr>
            <w:cnfStyle w:val="001000000100" w:firstRow="0" w:lastRow="0" w:firstColumn="1" w:lastColumn="0" w:oddVBand="0" w:evenVBand="0" w:oddHBand="0" w:evenHBand="0" w:firstRowFirstColumn="1" w:firstRowLastColumn="0" w:lastRowFirstColumn="0" w:lastRowLastColumn="0"/>
            <w:tcW w:w="9360" w:type="dxa"/>
            <w:gridSpan w:val="15"/>
            <w:tcPrChange w:id="286" w:author="Tom Keaton [2]" w:date="2019-07-08T16:02:00Z">
              <w:tcPr>
                <w:tcW w:w="9350" w:type="dxa"/>
                <w:gridSpan w:val="29"/>
              </w:tcPr>
            </w:tcPrChange>
          </w:tcPr>
          <w:p w14:paraId="262CF350" w14:textId="55D7FB7C" w:rsidR="00DC26DB" w:rsidDel="00852395" w:rsidRDefault="00DC26DB" w:rsidP="008E3E52">
            <w:pPr>
              <w:ind w:firstLine="450"/>
              <w:cnfStyle w:val="101000000100" w:firstRow="1" w:lastRow="0" w:firstColumn="1" w:lastColumn="0" w:oddVBand="0" w:evenVBand="0" w:oddHBand="0" w:evenHBand="0" w:firstRowFirstColumn="1" w:firstRowLastColumn="0" w:lastRowFirstColumn="0" w:lastRowLastColumn="0"/>
              <w:rPr>
                <w:del w:id="287" w:author="Xu Wang" w:date="2019-07-26T15:51:00Z"/>
                <w:rFonts w:ascii="Calibri" w:hAnsi="Calibri"/>
                <w:sz w:val="24"/>
                <w:szCs w:val="24"/>
              </w:rPr>
              <w:pPrChange w:id="288" w:author="Xu Wang" w:date="2019-07-26T16:12:00Z">
                <w:pPr>
                  <w:jc w:val="left"/>
                  <w:cnfStyle w:val="101000000100" w:firstRow="1" w:lastRow="0" w:firstColumn="1" w:lastColumn="0" w:oddVBand="0" w:evenVBand="0" w:oddHBand="0" w:evenHBand="0" w:firstRowFirstColumn="1" w:firstRowLastColumn="0" w:lastRowFirstColumn="0" w:lastRowLastColumn="0"/>
                </w:pPr>
              </w:pPrChange>
            </w:pPr>
            <w:proofErr w:type="spellEnd"/>
          </w:p>
        </w:tc>
      </w:tr>
      <w:tr w:rsidR="00604F7E" w:rsidRPr="00E7774C" w:rsidDel="00852395" w14:paraId="2DD6544D" w14:textId="078C0D99" w:rsidTr="00917D95">
        <w:trPr>
          <w:cnfStyle w:val="000000100000" w:firstRow="0" w:lastRow="0" w:firstColumn="0" w:lastColumn="0" w:oddVBand="0" w:evenVBand="0" w:oddHBand="1" w:evenHBand="0" w:firstRowFirstColumn="0" w:firstRowLastColumn="0" w:lastRowFirstColumn="0" w:lastRowLastColumn="0"/>
          <w:del w:id="289" w:author="Xu Wang" w:date="2019-07-26T15:51:00Z"/>
        </w:trPr>
        <w:tc>
          <w:tcPr>
            <w:cnfStyle w:val="001000000000" w:firstRow="0" w:lastRow="0" w:firstColumn="1" w:lastColumn="0" w:oddVBand="0" w:evenVBand="0" w:oddHBand="0" w:evenHBand="0" w:firstRowFirstColumn="0" w:firstRowLastColumn="0" w:lastRowFirstColumn="0" w:lastRowLastColumn="0"/>
            <w:tcW w:w="622" w:type="dxa"/>
          </w:tcPr>
          <w:p w14:paraId="15919C49" w14:textId="5C26421F" w:rsidR="00DC26DB" w:rsidRPr="00E7774C" w:rsidDel="00852395" w:rsidRDefault="00DC26DB" w:rsidP="008E3E52">
            <w:pPr>
              <w:ind w:firstLine="450"/>
              <w:rPr>
                <w:del w:id="290" w:author="Xu Wang" w:date="2019-07-26T15:51:00Z"/>
                <w:rFonts w:ascii="Calibri" w:hAnsi="Calibri"/>
                <w:sz w:val="18"/>
                <w:szCs w:val="18"/>
              </w:rPr>
              <w:pPrChange w:id="291" w:author="Xu Wang" w:date="2019-07-26T16:12:00Z">
                <w:pPr/>
              </w:pPrChange>
            </w:pPr>
            <w:del w:id="292" w:author="Xu Wang" w:date="2019-07-26T15:51:00Z">
              <w:r w:rsidRPr="00E7774C" w:rsidDel="00852395">
                <w:rPr>
                  <w:rFonts w:ascii="Calibri" w:hAnsi="Calibri"/>
                  <w:sz w:val="18"/>
                  <w:szCs w:val="18"/>
                </w:rPr>
                <w:delText>k</w:delText>
              </w:r>
              <w:r w:rsidR="007F402F" w:rsidRPr="00E7774C" w:rsidDel="00852395">
                <w:rPr>
                  <w:rFonts w:ascii="Calibri" w:hAnsi="Calibri"/>
                  <w:sz w:val="18"/>
                  <w:szCs w:val="18"/>
                </w:rPr>
                <w:delText>V</w:delText>
              </w:r>
            </w:del>
          </w:p>
        </w:tc>
        <w:tc>
          <w:tcPr>
            <w:tcW w:w="0" w:type="dxa"/>
          </w:tcPr>
          <w:p w14:paraId="0E25686D" w14:textId="60124BBA"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293" w:author="Xu Wang" w:date="2019-07-26T15:51:00Z"/>
                <w:rFonts w:ascii="Calibri" w:hAnsi="Calibri"/>
                <w:sz w:val="18"/>
                <w:szCs w:val="18"/>
              </w:rPr>
              <w:pPrChange w:id="294" w:author="Xu Wang" w:date="2019-07-26T16:12:00Z">
                <w:pPr>
                  <w:cnfStyle w:val="000000100000" w:firstRow="0" w:lastRow="0" w:firstColumn="0" w:lastColumn="0" w:oddVBand="0" w:evenVBand="0" w:oddHBand="1" w:evenHBand="0" w:firstRowFirstColumn="0" w:firstRowLastColumn="0" w:lastRowFirstColumn="0" w:lastRowLastColumn="0"/>
                </w:pPr>
              </w:pPrChange>
            </w:pPr>
            <w:del w:id="295" w:author="Xu Wang" w:date="2019-07-26T15:51:00Z">
              <w:r w:rsidRPr="00E7774C" w:rsidDel="00852395">
                <w:rPr>
                  <w:rFonts w:ascii="Calibri" w:hAnsi="Calibri"/>
                  <w:sz w:val="18"/>
                  <w:szCs w:val="18"/>
                </w:rPr>
                <w:delText>1</w:delText>
              </w:r>
            </w:del>
          </w:p>
        </w:tc>
        <w:tc>
          <w:tcPr>
            <w:tcW w:w="627" w:type="dxa"/>
          </w:tcPr>
          <w:p w14:paraId="4C23D126" w14:textId="6CEDD9B7"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296" w:author="Xu Wang" w:date="2019-07-26T15:51:00Z"/>
                <w:rFonts w:ascii="Calibri" w:hAnsi="Calibri"/>
                <w:sz w:val="18"/>
                <w:szCs w:val="18"/>
              </w:rPr>
              <w:pPrChange w:id="297" w:author="Xu Wang" w:date="2019-07-26T16:12:00Z">
                <w:pPr>
                  <w:cnfStyle w:val="000000100000" w:firstRow="0" w:lastRow="0" w:firstColumn="0" w:lastColumn="0" w:oddVBand="0" w:evenVBand="0" w:oddHBand="1" w:evenHBand="0" w:firstRowFirstColumn="0" w:firstRowLastColumn="0" w:lastRowFirstColumn="0" w:lastRowLastColumn="0"/>
                </w:pPr>
              </w:pPrChange>
            </w:pPr>
            <w:del w:id="298" w:author="Xu Wang" w:date="2019-07-26T15:51:00Z">
              <w:r w:rsidRPr="00E7774C" w:rsidDel="00852395">
                <w:rPr>
                  <w:rFonts w:ascii="Calibri" w:hAnsi="Calibri"/>
                  <w:sz w:val="18"/>
                  <w:szCs w:val="18"/>
                </w:rPr>
                <w:delText>1.1</w:delText>
              </w:r>
            </w:del>
          </w:p>
        </w:tc>
        <w:tc>
          <w:tcPr>
            <w:tcW w:w="621" w:type="dxa"/>
          </w:tcPr>
          <w:p w14:paraId="151B7773" w14:textId="7C20F2F1"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299" w:author="Xu Wang" w:date="2019-07-26T15:51:00Z"/>
                <w:rFonts w:ascii="Calibri" w:hAnsi="Calibri"/>
                <w:sz w:val="18"/>
                <w:szCs w:val="18"/>
              </w:rPr>
              <w:pPrChange w:id="300" w:author="Xu Wang" w:date="2019-07-26T16:12:00Z">
                <w:pPr>
                  <w:cnfStyle w:val="000000100000" w:firstRow="0" w:lastRow="0" w:firstColumn="0" w:lastColumn="0" w:oddVBand="0" w:evenVBand="0" w:oddHBand="1" w:evenHBand="0" w:firstRowFirstColumn="0" w:firstRowLastColumn="0" w:lastRowFirstColumn="0" w:lastRowLastColumn="0"/>
                </w:pPr>
              </w:pPrChange>
            </w:pPr>
            <w:del w:id="301" w:author="Xu Wang" w:date="2019-07-26T15:51:00Z">
              <w:r w:rsidRPr="00E7774C" w:rsidDel="00852395">
                <w:rPr>
                  <w:rFonts w:ascii="Calibri" w:hAnsi="Calibri"/>
                  <w:sz w:val="18"/>
                  <w:szCs w:val="18"/>
                </w:rPr>
                <w:delText>1.2</w:delText>
              </w:r>
            </w:del>
          </w:p>
        </w:tc>
        <w:tc>
          <w:tcPr>
            <w:tcW w:w="627" w:type="dxa"/>
          </w:tcPr>
          <w:p w14:paraId="59C225AE" w14:textId="1B16DD0A"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302" w:author="Xu Wang" w:date="2019-07-26T15:51:00Z"/>
                <w:rFonts w:ascii="Calibri" w:hAnsi="Calibri"/>
                <w:sz w:val="18"/>
                <w:szCs w:val="18"/>
              </w:rPr>
              <w:pPrChange w:id="303" w:author="Xu Wang" w:date="2019-07-26T16:12:00Z">
                <w:pPr>
                  <w:cnfStyle w:val="000000100000" w:firstRow="0" w:lastRow="0" w:firstColumn="0" w:lastColumn="0" w:oddVBand="0" w:evenVBand="0" w:oddHBand="1" w:evenHBand="0" w:firstRowFirstColumn="0" w:firstRowLastColumn="0" w:lastRowFirstColumn="0" w:lastRowLastColumn="0"/>
                </w:pPr>
              </w:pPrChange>
            </w:pPr>
            <w:del w:id="304" w:author="Xu Wang" w:date="2019-07-26T15:51:00Z">
              <w:r w:rsidRPr="00E7774C" w:rsidDel="00852395">
                <w:rPr>
                  <w:rFonts w:ascii="Calibri" w:hAnsi="Calibri"/>
                  <w:sz w:val="18"/>
                  <w:szCs w:val="18"/>
                </w:rPr>
                <w:delText>1.3</w:delText>
              </w:r>
            </w:del>
          </w:p>
        </w:tc>
        <w:tc>
          <w:tcPr>
            <w:tcW w:w="622" w:type="dxa"/>
          </w:tcPr>
          <w:p w14:paraId="082C792D" w14:textId="137DB4A2"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305" w:author="Xu Wang" w:date="2019-07-26T15:51:00Z"/>
                <w:rFonts w:ascii="Calibri" w:hAnsi="Calibri"/>
                <w:sz w:val="18"/>
                <w:szCs w:val="18"/>
              </w:rPr>
              <w:pPrChange w:id="306" w:author="Xu Wang" w:date="2019-07-26T16:12:00Z">
                <w:pPr>
                  <w:cnfStyle w:val="000000100000" w:firstRow="0" w:lastRow="0" w:firstColumn="0" w:lastColumn="0" w:oddVBand="0" w:evenVBand="0" w:oddHBand="1" w:evenHBand="0" w:firstRowFirstColumn="0" w:firstRowLastColumn="0" w:lastRowFirstColumn="0" w:lastRowLastColumn="0"/>
                </w:pPr>
              </w:pPrChange>
            </w:pPr>
            <w:del w:id="307" w:author="Xu Wang" w:date="2019-07-26T15:51:00Z">
              <w:r w:rsidRPr="00E7774C" w:rsidDel="00852395">
                <w:rPr>
                  <w:rFonts w:ascii="Calibri" w:hAnsi="Calibri"/>
                  <w:sz w:val="18"/>
                  <w:szCs w:val="18"/>
                </w:rPr>
                <w:delText>1.4</w:delText>
              </w:r>
            </w:del>
          </w:p>
        </w:tc>
        <w:tc>
          <w:tcPr>
            <w:tcW w:w="627" w:type="dxa"/>
          </w:tcPr>
          <w:p w14:paraId="2D317B94" w14:textId="5C03F0A5"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308" w:author="Xu Wang" w:date="2019-07-26T15:51:00Z"/>
                <w:rFonts w:ascii="Calibri" w:hAnsi="Calibri"/>
                <w:sz w:val="18"/>
                <w:szCs w:val="18"/>
              </w:rPr>
              <w:pPrChange w:id="309" w:author="Xu Wang" w:date="2019-07-26T16:12:00Z">
                <w:pPr>
                  <w:cnfStyle w:val="000000100000" w:firstRow="0" w:lastRow="0" w:firstColumn="0" w:lastColumn="0" w:oddVBand="0" w:evenVBand="0" w:oddHBand="1" w:evenHBand="0" w:firstRowFirstColumn="0" w:firstRowLastColumn="0" w:lastRowFirstColumn="0" w:lastRowLastColumn="0"/>
                </w:pPr>
              </w:pPrChange>
            </w:pPr>
            <w:del w:id="310" w:author="Xu Wang" w:date="2019-07-26T15:51:00Z">
              <w:r w:rsidRPr="00E7774C" w:rsidDel="00852395">
                <w:rPr>
                  <w:rFonts w:ascii="Calibri" w:hAnsi="Calibri"/>
                  <w:sz w:val="18"/>
                  <w:szCs w:val="18"/>
                </w:rPr>
                <w:delText>1.5</w:delText>
              </w:r>
            </w:del>
          </w:p>
        </w:tc>
        <w:tc>
          <w:tcPr>
            <w:tcW w:w="621" w:type="dxa"/>
          </w:tcPr>
          <w:p w14:paraId="5E5EBA80" w14:textId="4315BF63"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311" w:author="Xu Wang" w:date="2019-07-26T15:51:00Z"/>
                <w:rFonts w:ascii="Calibri" w:hAnsi="Calibri"/>
                <w:sz w:val="18"/>
                <w:szCs w:val="18"/>
              </w:rPr>
              <w:pPrChange w:id="312" w:author="Xu Wang" w:date="2019-07-26T16:12:00Z">
                <w:pPr>
                  <w:cnfStyle w:val="000000100000" w:firstRow="0" w:lastRow="0" w:firstColumn="0" w:lastColumn="0" w:oddVBand="0" w:evenVBand="0" w:oddHBand="1" w:evenHBand="0" w:firstRowFirstColumn="0" w:firstRowLastColumn="0" w:lastRowFirstColumn="0" w:lastRowLastColumn="0"/>
                </w:pPr>
              </w:pPrChange>
            </w:pPr>
            <w:del w:id="313" w:author="Xu Wang" w:date="2019-07-26T15:51:00Z">
              <w:r w:rsidRPr="00E7774C" w:rsidDel="00852395">
                <w:rPr>
                  <w:rFonts w:ascii="Calibri" w:hAnsi="Calibri"/>
                  <w:sz w:val="18"/>
                  <w:szCs w:val="18"/>
                </w:rPr>
                <w:delText>1.6</w:delText>
              </w:r>
            </w:del>
          </w:p>
        </w:tc>
        <w:tc>
          <w:tcPr>
            <w:tcW w:w="621" w:type="dxa"/>
          </w:tcPr>
          <w:p w14:paraId="7325A341" w14:textId="4D75018C"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314" w:author="Xu Wang" w:date="2019-07-26T15:51:00Z"/>
                <w:rFonts w:ascii="Calibri" w:hAnsi="Calibri"/>
                <w:sz w:val="18"/>
                <w:szCs w:val="18"/>
              </w:rPr>
              <w:pPrChange w:id="315" w:author="Xu Wang" w:date="2019-07-26T16:12:00Z">
                <w:pPr>
                  <w:cnfStyle w:val="000000100000" w:firstRow="0" w:lastRow="0" w:firstColumn="0" w:lastColumn="0" w:oddVBand="0" w:evenVBand="0" w:oddHBand="1" w:evenHBand="0" w:firstRowFirstColumn="0" w:firstRowLastColumn="0" w:lastRowFirstColumn="0" w:lastRowLastColumn="0"/>
                </w:pPr>
              </w:pPrChange>
            </w:pPr>
            <w:del w:id="316" w:author="Xu Wang" w:date="2019-07-26T15:51:00Z">
              <w:r w:rsidRPr="00E7774C" w:rsidDel="00852395">
                <w:rPr>
                  <w:rFonts w:ascii="Calibri" w:hAnsi="Calibri"/>
                  <w:sz w:val="18"/>
                  <w:szCs w:val="18"/>
                </w:rPr>
                <w:delText>1.7</w:delText>
              </w:r>
            </w:del>
          </w:p>
        </w:tc>
        <w:tc>
          <w:tcPr>
            <w:tcW w:w="627" w:type="dxa"/>
          </w:tcPr>
          <w:p w14:paraId="05F4DDE4" w14:textId="6EFD00C1"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317" w:author="Xu Wang" w:date="2019-07-26T15:51:00Z"/>
                <w:rFonts w:ascii="Calibri" w:hAnsi="Calibri"/>
                <w:sz w:val="18"/>
                <w:szCs w:val="18"/>
              </w:rPr>
              <w:pPrChange w:id="318" w:author="Xu Wang" w:date="2019-07-26T16:12:00Z">
                <w:pPr>
                  <w:cnfStyle w:val="000000100000" w:firstRow="0" w:lastRow="0" w:firstColumn="0" w:lastColumn="0" w:oddVBand="0" w:evenVBand="0" w:oddHBand="1" w:evenHBand="0" w:firstRowFirstColumn="0" w:firstRowLastColumn="0" w:lastRowFirstColumn="0" w:lastRowLastColumn="0"/>
                </w:pPr>
              </w:pPrChange>
            </w:pPr>
            <w:del w:id="319" w:author="Xu Wang" w:date="2019-07-26T15:51:00Z">
              <w:r w:rsidRPr="00E7774C" w:rsidDel="00852395">
                <w:rPr>
                  <w:rFonts w:ascii="Calibri" w:hAnsi="Calibri"/>
                  <w:sz w:val="18"/>
                  <w:szCs w:val="18"/>
                </w:rPr>
                <w:delText>1.8</w:delText>
              </w:r>
            </w:del>
          </w:p>
        </w:tc>
        <w:tc>
          <w:tcPr>
            <w:tcW w:w="627" w:type="dxa"/>
          </w:tcPr>
          <w:p w14:paraId="1DF12F40" w14:textId="1F8516A9"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320" w:author="Xu Wang" w:date="2019-07-26T15:51:00Z"/>
                <w:rFonts w:ascii="Calibri" w:hAnsi="Calibri"/>
                <w:sz w:val="18"/>
                <w:szCs w:val="18"/>
              </w:rPr>
              <w:pPrChange w:id="321" w:author="Xu Wang" w:date="2019-07-26T16:12:00Z">
                <w:pPr>
                  <w:cnfStyle w:val="000000100000" w:firstRow="0" w:lastRow="0" w:firstColumn="0" w:lastColumn="0" w:oddVBand="0" w:evenVBand="0" w:oddHBand="1" w:evenHBand="0" w:firstRowFirstColumn="0" w:firstRowLastColumn="0" w:lastRowFirstColumn="0" w:lastRowLastColumn="0"/>
                </w:pPr>
              </w:pPrChange>
            </w:pPr>
            <w:del w:id="322" w:author="Xu Wang" w:date="2019-07-26T15:51:00Z">
              <w:r w:rsidRPr="00E7774C" w:rsidDel="00852395">
                <w:rPr>
                  <w:rFonts w:ascii="Calibri" w:hAnsi="Calibri"/>
                  <w:sz w:val="18"/>
                  <w:szCs w:val="18"/>
                </w:rPr>
                <w:delText>1.9</w:delText>
              </w:r>
            </w:del>
          </w:p>
        </w:tc>
        <w:tc>
          <w:tcPr>
            <w:tcW w:w="623" w:type="dxa"/>
          </w:tcPr>
          <w:p w14:paraId="48AE5F4D" w14:textId="0B1F8856"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323" w:author="Xu Wang" w:date="2019-07-26T15:51:00Z"/>
                <w:rFonts w:ascii="Calibri" w:hAnsi="Calibri"/>
                <w:sz w:val="18"/>
                <w:szCs w:val="18"/>
              </w:rPr>
              <w:pPrChange w:id="324" w:author="Xu Wang" w:date="2019-07-26T16:12:00Z">
                <w:pPr>
                  <w:cnfStyle w:val="000000100000" w:firstRow="0" w:lastRow="0" w:firstColumn="0" w:lastColumn="0" w:oddVBand="0" w:evenVBand="0" w:oddHBand="1" w:evenHBand="0" w:firstRowFirstColumn="0" w:firstRowLastColumn="0" w:lastRowFirstColumn="0" w:lastRowLastColumn="0"/>
                </w:pPr>
              </w:pPrChange>
            </w:pPr>
            <w:del w:id="325" w:author="Xu Wang" w:date="2019-07-26T15:51:00Z">
              <w:r w:rsidRPr="00E7774C" w:rsidDel="00852395">
                <w:rPr>
                  <w:rFonts w:ascii="Calibri" w:hAnsi="Calibri"/>
                  <w:sz w:val="18"/>
                  <w:szCs w:val="18"/>
                </w:rPr>
                <w:delText>2</w:delText>
              </w:r>
            </w:del>
          </w:p>
        </w:tc>
        <w:tc>
          <w:tcPr>
            <w:tcW w:w="623" w:type="dxa"/>
          </w:tcPr>
          <w:p w14:paraId="648AD786" w14:textId="3D994B38"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326" w:author="Xu Wang" w:date="2019-07-26T15:51:00Z"/>
                <w:rFonts w:ascii="Calibri" w:hAnsi="Calibri"/>
                <w:sz w:val="18"/>
                <w:szCs w:val="18"/>
              </w:rPr>
              <w:pPrChange w:id="327" w:author="Xu Wang" w:date="2019-07-26T16:12:00Z">
                <w:pPr>
                  <w:cnfStyle w:val="000000100000" w:firstRow="0" w:lastRow="0" w:firstColumn="0" w:lastColumn="0" w:oddVBand="0" w:evenVBand="0" w:oddHBand="1" w:evenHBand="0" w:firstRowFirstColumn="0" w:firstRowLastColumn="0" w:lastRowFirstColumn="0" w:lastRowLastColumn="0"/>
                </w:pPr>
              </w:pPrChange>
            </w:pPr>
            <w:del w:id="328" w:author="Xu Wang" w:date="2019-07-26T15:51:00Z">
              <w:r w:rsidRPr="00E7774C" w:rsidDel="00852395">
                <w:rPr>
                  <w:rFonts w:ascii="Calibri" w:hAnsi="Calibri"/>
                  <w:sz w:val="18"/>
                  <w:szCs w:val="18"/>
                </w:rPr>
                <w:delText>2.1</w:delText>
              </w:r>
            </w:del>
          </w:p>
        </w:tc>
        <w:tc>
          <w:tcPr>
            <w:tcW w:w="627" w:type="dxa"/>
          </w:tcPr>
          <w:p w14:paraId="3D7B259E" w14:textId="17AEC644"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329" w:author="Xu Wang" w:date="2019-07-26T15:51:00Z"/>
                <w:rFonts w:ascii="Calibri" w:hAnsi="Calibri"/>
                <w:sz w:val="18"/>
                <w:szCs w:val="18"/>
              </w:rPr>
              <w:pPrChange w:id="330" w:author="Xu Wang" w:date="2019-07-26T16:12:00Z">
                <w:pPr>
                  <w:cnfStyle w:val="000000100000" w:firstRow="0" w:lastRow="0" w:firstColumn="0" w:lastColumn="0" w:oddVBand="0" w:evenVBand="0" w:oddHBand="1" w:evenHBand="0" w:firstRowFirstColumn="0" w:firstRowLastColumn="0" w:lastRowFirstColumn="0" w:lastRowLastColumn="0"/>
                </w:pPr>
              </w:pPrChange>
            </w:pPr>
            <w:del w:id="331" w:author="Xu Wang" w:date="2019-07-26T15:51:00Z">
              <w:r w:rsidRPr="00E7774C" w:rsidDel="00852395">
                <w:rPr>
                  <w:rFonts w:ascii="Calibri" w:hAnsi="Calibri"/>
                  <w:sz w:val="18"/>
                  <w:szCs w:val="18"/>
                </w:rPr>
                <w:delText>2.2</w:delText>
              </w:r>
            </w:del>
          </w:p>
        </w:tc>
        <w:tc>
          <w:tcPr>
            <w:tcW w:w="622" w:type="dxa"/>
          </w:tcPr>
          <w:p w14:paraId="385EF47E" w14:textId="350B24B5" w:rsidR="00DC26DB" w:rsidRPr="00E7774C" w:rsidDel="00852395" w:rsidRDefault="00DC26DB" w:rsidP="008E3E52">
            <w:pPr>
              <w:ind w:firstLine="450"/>
              <w:cnfStyle w:val="000000100000" w:firstRow="0" w:lastRow="0" w:firstColumn="0" w:lastColumn="0" w:oddVBand="0" w:evenVBand="0" w:oddHBand="1" w:evenHBand="0" w:firstRowFirstColumn="0" w:firstRowLastColumn="0" w:lastRowFirstColumn="0" w:lastRowLastColumn="0"/>
              <w:rPr>
                <w:del w:id="332" w:author="Xu Wang" w:date="2019-07-26T15:51:00Z"/>
                <w:rFonts w:ascii="Calibri" w:hAnsi="Calibri"/>
                <w:sz w:val="18"/>
                <w:szCs w:val="18"/>
              </w:rPr>
              <w:pPrChange w:id="333" w:author="Xu Wang" w:date="2019-07-26T16:12:00Z">
                <w:pPr>
                  <w:cnfStyle w:val="000000100000" w:firstRow="0" w:lastRow="0" w:firstColumn="0" w:lastColumn="0" w:oddVBand="0" w:evenVBand="0" w:oddHBand="1" w:evenHBand="0" w:firstRowFirstColumn="0" w:firstRowLastColumn="0" w:lastRowFirstColumn="0" w:lastRowLastColumn="0"/>
                </w:pPr>
              </w:pPrChange>
            </w:pPr>
            <w:del w:id="334" w:author="Xu Wang" w:date="2019-07-26T15:51:00Z">
              <w:r w:rsidRPr="00E7774C" w:rsidDel="00852395">
                <w:rPr>
                  <w:rFonts w:ascii="Calibri" w:hAnsi="Calibri"/>
                  <w:sz w:val="18"/>
                  <w:szCs w:val="18"/>
                </w:rPr>
                <w:delText>2.3</w:delText>
              </w:r>
            </w:del>
          </w:p>
        </w:tc>
      </w:tr>
      <w:tr w:rsidR="00DC26DB" w:rsidRPr="00E7774C" w:rsidDel="00852395" w14:paraId="161CEBFE" w14:textId="2107AA68" w:rsidTr="00917D95">
        <w:trPr>
          <w:del w:id="335" w:author="Xu Wang" w:date="2019-07-26T15:51:00Z"/>
        </w:trPr>
        <w:tc>
          <w:tcPr>
            <w:cnfStyle w:val="001000000000" w:firstRow="0" w:lastRow="0" w:firstColumn="1" w:lastColumn="0" w:oddVBand="0" w:evenVBand="0" w:oddHBand="0" w:evenHBand="0" w:firstRowFirstColumn="0" w:firstRowLastColumn="0" w:lastRowFirstColumn="0" w:lastRowLastColumn="0"/>
            <w:tcW w:w="622" w:type="dxa"/>
            <w:tcPrChange w:id="336" w:author="Tom Keaton [2]" w:date="2019-07-08T16:02:00Z">
              <w:tcPr>
                <w:tcW w:w="623" w:type="dxa"/>
                <w:gridSpan w:val="2"/>
              </w:tcPr>
            </w:tcPrChange>
          </w:tcPr>
          <w:p w14:paraId="126CCF3D" w14:textId="453C7138" w:rsidR="00DC26DB" w:rsidRPr="00E7774C" w:rsidDel="00852395" w:rsidRDefault="00DC26DB" w:rsidP="008E3E52">
            <w:pPr>
              <w:ind w:firstLine="450"/>
              <w:rPr>
                <w:del w:id="337" w:author="Xu Wang" w:date="2019-07-26T15:51:00Z"/>
                <w:rFonts w:ascii="Calibri" w:hAnsi="Calibri"/>
                <w:sz w:val="18"/>
                <w:szCs w:val="18"/>
              </w:rPr>
              <w:pPrChange w:id="338" w:author="Xu Wang" w:date="2019-07-26T16:12:00Z">
                <w:pPr/>
              </w:pPrChange>
            </w:pPr>
            <w:del w:id="339" w:author="Xu Wang" w:date="2019-07-26T15:51:00Z">
              <w:r w:rsidRPr="00E7774C" w:rsidDel="00852395">
                <w:rPr>
                  <w:rFonts w:ascii="Calibri" w:hAnsi="Calibri"/>
                  <w:sz w:val="18"/>
                  <w:szCs w:val="18"/>
                </w:rPr>
                <w:delText>mA</w:delText>
              </w:r>
            </w:del>
          </w:p>
        </w:tc>
        <w:tc>
          <w:tcPr>
            <w:tcW w:w="0" w:type="dxa"/>
            <w:tcPrChange w:id="340" w:author="Tom Keaton [2]" w:date="2019-07-08T16:02:00Z">
              <w:tcPr>
                <w:tcW w:w="623" w:type="dxa"/>
                <w:gridSpan w:val="2"/>
              </w:tcPr>
            </w:tcPrChange>
          </w:tcPr>
          <w:p w14:paraId="735712A7" w14:textId="62238FCA"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41" w:author="Xu Wang" w:date="2019-07-26T15:51:00Z"/>
                <w:rFonts w:ascii="Calibri" w:hAnsi="Calibri"/>
                <w:sz w:val="18"/>
                <w:szCs w:val="18"/>
              </w:rPr>
              <w:pPrChange w:id="342" w:author="Xu Wang" w:date="2019-07-26T16:12:00Z">
                <w:pPr>
                  <w:cnfStyle w:val="000000000000" w:firstRow="0" w:lastRow="0" w:firstColumn="0" w:lastColumn="0" w:oddVBand="0" w:evenVBand="0" w:oddHBand="0" w:evenHBand="0" w:firstRowFirstColumn="0" w:firstRowLastColumn="0" w:lastRowFirstColumn="0" w:lastRowLastColumn="0"/>
                </w:pPr>
              </w:pPrChange>
            </w:pPr>
            <w:del w:id="343" w:author="Xu Wang" w:date="2019-07-26T15:51:00Z">
              <w:r w:rsidRPr="00E7774C" w:rsidDel="00852395">
                <w:rPr>
                  <w:rFonts w:ascii="Calibri" w:hAnsi="Calibri"/>
                  <w:sz w:val="18"/>
                  <w:szCs w:val="18"/>
                </w:rPr>
                <w:delText>0.25</w:delText>
              </w:r>
            </w:del>
          </w:p>
        </w:tc>
        <w:tc>
          <w:tcPr>
            <w:tcW w:w="627" w:type="dxa"/>
            <w:tcPrChange w:id="344" w:author="Tom Keaton [2]" w:date="2019-07-08T16:02:00Z">
              <w:tcPr>
                <w:tcW w:w="623" w:type="dxa"/>
                <w:gridSpan w:val="2"/>
              </w:tcPr>
            </w:tcPrChange>
          </w:tcPr>
          <w:p w14:paraId="6E73730C" w14:textId="6383DC16"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45" w:author="Xu Wang" w:date="2019-07-26T15:51:00Z"/>
                <w:rFonts w:ascii="Calibri" w:hAnsi="Calibri"/>
                <w:sz w:val="18"/>
                <w:szCs w:val="18"/>
              </w:rPr>
              <w:pPrChange w:id="346" w:author="Xu Wang" w:date="2019-07-26T16:12:00Z">
                <w:pPr>
                  <w:cnfStyle w:val="000000000000" w:firstRow="0" w:lastRow="0" w:firstColumn="0" w:lastColumn="0" w:oddVBand="0" w:evenVBand="0" w:oddHBand="0" w:evenHBand="0" w:firstRowFirstColumn="0" w:firstRowLastColumn="0" w:lastRowFirstColumn="0" w:lastRowLastColumn="0"/>
                </w:pPr>
              </w:pPrChange>
            </w:pPr>
            <w:del w:id="347" w:author="Xu Wang" w:date="2019-07-26T15:51:00Z">
              <w:r w:rsidRPr="00E7774C" w:rsidDel="00852395">
                <w:rPr>
                  <w:rFonts w:ascii="Calibri" w:hAnsi="Calibri"/>
                  <w:sz w:val="18"/>
                  <w:szCs w:val="18"/>
                </w:rPr>
                <w:delText>0.375</w:delText>
              </w:r>
            </w:del>
          </w:p>
        </w:tc>
        <w:tc>
          <w:tcPr>
            <w:tcW w:w="621" w:type="dxa"/>
            <w:tcPrChange w:id="348" w:author="Tom Keaton [2]" w:date="2019-07-08T16:02:00Z">
              <w:tcPr>
                <w:tcW w:w="623" w:type="dxa"/>
                <w:gridSpan w:val="2"/>
              </w:tcPr>
            </w:tcPrChange>
          </w:tcPr>
          <w:p w14:paraId="5E11803B" w14:textId="7A6F9104"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49" w:author="Xu Wang" w:date="2019-07-26T15:51:00Z"/>
                <w:rFonts w:ascii="Calibri" w:hAnsi="Calibri"/>
                <w:sz w:val="18"/>
                <w:szCs w:val="18"/>
              </w:rPr>
              <w:pPrChange w:id="350" w:author="Xu Wang" w:date="2019-07-26T16:12:00Z">
                <w:pPr>
                  <w:cnfStyle w:val="000000000000" w:firstRow="0" w:lastRow="0" w:firstColumn="0" w:lastColumn="0" w:oddVBand="0" w:evenVBand="0" w:oddHBand="0" w:evenHBand="0" w:firstRowFirstColumn="0" w:firstRowLastColumn="0" w:lastRowFirstColumn="0" w:lastRowLastColumn="0"/>
                </w:pPr>
              </w:pPrChange>
            </w:pPr>
            <w:del w:id="351" w:author="Xu Wang" w:date="2019-07-26T15:51:00Z">
              <w:r w:rsidRPr="00E7774C" w:rsidDel="00852395">
                <w:rPr>
                  <w:rFonts w:ascii="Calibri" w:hAnsi="Calibri"/>
                  <w:sz w:val="18"/>
                  <w:szCs w:val="18"/>
                </w:rPr>
                <w:delText>0.5</w:delText>
              </w:r>
            </w:del>
          </w:p>
        </w:tc>
        <w:tc>
          <w:tcPr>
            <w:tcW w:w="627" w:type="dxa"/>
            <w:tcPrChange w:id="352" w:author="Tom Keaton [2]" w:date="2019-07-08T16:02:00Z">
              <w:tcPr>
                <w:tcW w:w="623" w:type="dxa"/>
                <w:gridSpan w:val="2"/>
              </w:tcPr>
            </w:tcPrChange>
          </w:tcPr>
          <w:p w14:paraId="60712E6C" w14:textId="203C2655"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53" w:author="Xu Wang" w:date="2019-07-26T15:51:00Z"/>
                <w:rFonts w:ascii="Calibri" w:hAnsi="Calibri"/>
                <w:sz w:val="18"/>
                <w:szCs w:val="18"/>
              </w:rPr>
              <w:pPrChange w:id="354" w:author="Xu Wang" w:date="2019-07-26T16:12:00Z">
                <w:pPr>
                  <w:cnfStyle w:val="000000000000" w:firstRow="0" w:lastRow="0" w:firstColumn="0" w:lastColumn="0" w:oddVBand="0" w:evenVBand="0" w:oddHBand="0" w:evenHBand="0" w:firstRowFirstColumn="0" w:firstRowLastColumn="0" w:lastRowFirstColumn="0" w:lastRowLastColumn="0"/>
                </w:pPr>
              </w:pPrChange>
            </w:pPr>
            <w:del w:id="355" w:author="Xu Wang" w:date="2019-07-26T15:51:00Z">
              <w:r w:rsidRPr="00E7774C" w:rsidDel="00852395">
                <w:rPr>
                  <w:rFonts w:ascii="Calibri" w:hAnsi="Calibri"/>
                  <w:sz w:val="18"/>
                  <w:szCs w:val="18"/>
                </w:rPr>
                <w:delText>0.625</w:delText>
              </w:r>
            </w:del>
          </w:p>
        </w:tc>
        <w:tc>
          <w:tcPr>
            <w:tcW w:w="622" w:type="dxa"/>
            <w:tcPrChange w:id="356" w:author="Tom Keaton [2]" w:date="2019-07-08T16:02:00Z">
              <w:tcPr>
                <w:tcW w:w="623" w:type="dxa"/>
                <w:gridSpan w:val="2"/>
              </w:tcPr>
            </w:tcPrChange>
          </w:tcPr>
          <w:p w14:paraId="710EE103" w14:textId="4E33F8B8"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57" w:author="Xu Wang" w:date="2019-07-26T15:51:00Z"/>
                <w:rFonts w:ascii="Calibri" w:hAnsi="Calibri"/>
                <w:sz w:val="18"/>
                <w:szCs w:val="18"/>
              </w:rPr>
              <w:pPrChange w:id="358" w:author="Xu Wang" w:date="2019-07-26T16:12:00Z">
                <w:pPr>
                  <w:cnfStyle w:val="000000000000" w:firstRow="0" w:lastRow="0" w:firstColumn="0" w:lastColumn="0" w:oddVBand="0" w:evenVBand="0" w:oddHBand="0" w:evenHBand="0" w:firstRowFirstColumn="0" w:firstRowLastColumn="0" w:lastRowFirstColumn="0" w:lastRowLastColumn="0"/>
                </w:pPr>
              </w:pPrChange>
            </w:pPr>
            <w:del w:id="359" w:author="Xu Wang" w:date="2019-07-26T15:51:00Z">
              <w:r w:rsidRPr="00E7774C" w:rsidDel="00852395">
                <w:rPr>
                  <w:rFonts w:ascii="Calibri" w:hAnsi="Calibri"/>
                  <w:sz w:val="18"/>
                  <w:szCs w:val="18"/>
                </w:rPr>
                <w:delText>0.75</w:delText>
              </w:r>
            </w:del>
          </w:p>
        </w:tc>
        <w:tc>
          <w:tcPr>
            <w:tcW w:w="627" w:type="dxa"/>
            <w:tcPrChange w:id="360" w:author="Tom Keaton [2]" w:date="2019-07-08T16:02:00Z">
              <w:tcPr>
                <w:tcW w:w="623" w:type="dxa"/>
                <w:gridSpan w:val="2"/>
              </w:tcPr>
            </w:tcPrChange>
          </w:tcPr>
          <w:p w14:paraId="62DB32FD" w14:textId="443FF0B5"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61" w:author="Xu Wang" w:date="2019-07-26T15:51:00Z"/>
                <w:rFonts w:ascii="Calibri" w:hAnsi="Calibri"/>
                <w:sz w:val="18"/>
                <w:szCs w:val="18"/>
              </w:rPr>
              <w:pPrChange w:id="362" w:author="Xu Wang" w:date="2019-07-26T16:12:00Z">
                <w:pPr>
                  <w:cnfStyle w:val="000000000000" w:firstRow="0" w:lastRow="0" w:firstColumn="0" w:lastColumn="0" w:oddVBand="0" w:evenVBand="0" w:oddHBand="0" w:evenHBand="0" w:firstRowFirstColumn="0" w:firstRowLastColumn="0" w:lastRowFirstColumn="0" w:lastRowLastColumn="0"/>
                </w:pPr>
              </w:pPrChange>
            </w:pPr>
            <w:del w:id="363" w:author="Xu Wang" w:date="2019-07-26T15:51:00Z">
              <w:r w:rsidRPr="00E7774C" w:rsidDel="00852395">
                <w:rPr>
                  <w:rFonts w:ascii="Calibri" w:hAnsi="Calibri"/>
                  <w:sz w:val="18"/>
                  <w:szCs w:val="18"/>
                </w:rPr>
                <w:delText>0.875</w:delText>
              </w:r>
            </w:del>
          </w:p>
        </w:tc>
        <w:tc>
          <w:tcPr>
            <w:tcW w:w="621" w:type="dxa"/>
            <w:tcPrChange w:id="364" w:author="Tom Keaton [2]" w:date="2019-07-08T16:02:00Z">
              <w:tcPr>
                <w:tcW w:w="623" w:type="dxa"/>
                <w:gridSpan w:val="2"/>
              </w:tcPr>
            </w:tcPrChange>
          </w:tcPr>
          <w:p w14:paraId="0E3FFA57" w14:textId="3F143FA5"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65" w:author="Xu Wang" w:date="2019-07-26T15:51:00Z"/>
                <w:rFonts w:ascii="Calibri" w:hAnsi="Calibri"/>
                <w:sz w:val="18"/>
                <w:szCs w:val="18"/>
              </w:rPr>
              <w:pPrChange w:id="366" w:author="Xu Wang" w:date="2019-07-26T16:12:00Z">
                <w:pPr>
                  <w:cnfStyle w:val="000000000000" w:firstRow="0" w:lastRow="0" w:firstColumn="0" w:lastColumn="0" w:oddVBand="0" w:evenVBand="0" w:oddHBand="0" w:evenHBand="0" w:firstRowFirstColumn="0" w:firstRowLastColumn="0" w:lastRowFirstColumn="0" w:lastRowLastColumn="0"/>
                </w:pPr>
              </w:pPrChange>
            </w:pPr>
            <w:del w:id="367" w:author="Xu Wang" w:date="2019-07-26T15:51:00Z">
              <w:r w:rsidRPr="00E7774C" w:rsidDel="00852395">
                <w:rPr>
                  <w:rFonts w:ascii="Calibri" w:hAnsi="Calibri"/>
                  <w:sz w:val="18"/>
                  <w:szCs w:val="18"/>
                </w:rPr>
                <w:delText>1</w:delText>
              </w:r>
            </w:del>
          </w:p>
        </w:tc>
        <w:tc>
          <w:tcPr>
            <w:tcW w:w="621" w:type="dxa"/>
            <w:tcPrChange w:id="368" w:author="Tom Keaton [2]" w:date="2019-07-08T16:02:00Z">
              <w:tcPr>
                <w:tcW w:w="623" w:type="dxa"/>
                <w:gridSpan w:val="2"/>
              </w:tcPr>
            </w:tcPrChange>
          </w:tcPr>
          <w:p w14:paraId="47739AB2" w14:textId="063106A7"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69" w:author="Xu Wang" w:date="2019-07-26T15:51:00Z"/>
                <w:rFonts w:ascii="Calibri" w:hAnsi="Calibri"/>
                <w:sz w:val="18"/>
                <w:szCs w:val="18"/>
              </w:rPr>
              <w:pPrChange w:id="370" w:author="Xu Wang" w:date="2019-07-26T16:12:00Z">
                <w:pPr>
                  <w:cnfStyle w:val="000000000000" w:firstRow="0" w:lastRow="0" w:firstColumn="0" w:lastColumn="0" w:oddVBand="0" w:evenVBand="0" w:oddHBand="0" w:evenHBand="0" w:firstRowFirstColumn="0" w:firstRowLastColumn="0" w:lastRowFirstColumn="0" w:lastRowLastColumn="0"/>
                </w:pPr>
              </w:pPrChange>
            </w:pPr>
            <w:del w:id="371" w:author="Xu Wang" w:date="2019-07-26T15:51:00Z">
              <w:r w:rsidRPr="00E7774C" w:rsidDel="00852395">
                <w:rPr>
                  <w:rFonts w:ascii="Calibri" w:hAnsi="Calibri"/>
                  <w:sz w:val="18"/>
                  <w:szCs w:val="18"/>
                </w:rPr>
                <w:delText>1</w:delText>
              </w:r>
            </w:del>
          </w:p>
        </w:tc>
        <w:tc>
          <w:tcPr>
            <w:tcW w:w="627" w:type="dxa"/>
            <w:tcPrChange w:id="372" w:author="Tom Keaton [2]" w:date="2019-07-08T16:02:00Z">
              <w:tcPr>
                <w:tcW w:w="623" w:type="dxa"/>
                <w:gridSpan w:val="2"/>
              </w:tcPr>
            </w:tcPrChange>
          </w:tcPr>
          <w:p w14:paraId="39027642" w14:textId="16F5E025"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73" w:author="Xu Wang" w:date="2019-07-26T15:51:00Z"/>
                <w:rFonts w:ascii="Calibri" w:hAnsi="Calibri"/>
                <w:sz w:val="18"/>
                <w:szCs w:val="18"/>
              </w:rPr>
              <w:pPrChange w:id="374" w:author="Xu Wang" w:date="2019-07-26T16:12:00Z">
                <w:pPr>
                  <w:cnfStyle w:val="000000000000" w:firstRow="0" w:lastRow="0" w:firstColumn="0" w:lastColumn="0" w:oddVBand="0" w:evenVBand="0" w:oddHBand="0" w:evenHBand="0" w:firstRowFirstColumn="0" w:firstRowLastColumn="0" w:lastRowFirstColumn="0" w:lastRowLastColumn="0"/>
                </w:pPr>
              </w:pPrChange>
            </w:pPr>
            <w:del w:id="375" w:author="Xu Wang" w:date="2019-07-26T15:51:00Z">
              <w:r w:rsidRPr="00E7774C" w:rsidDel="00852395">
                <w:rPr>
                  <w:rFonts w:ascii="Calibri" w:hAnsi="Calibri"/>
                  <w:sz w:val="18"/>
                  <w:szCs w:val="18"/>
                </w:rPr>
                <w:delText>1.125</w:delText>
              </w:r>
            </w:del>
          </w:p>
        </w:tc>
        <w:tc>
          <w:tcPr>
            <w:tcW w:w="627" w:type="dxa"/>
            <w:tcPrChange w:id="376" w:author="Tom Keaton [2]" w:date="2019-07-08T16:02:00Z">
              <w:tcPr>
                <w:tcW w:w="624" w:type="dxa"/>
                <w:gridSpan w:val="2"/>
              </w:tcPr>
            </w:tcPrChange>
          </w:tcPr>
          <w:p w14:paraId="2E7F826B" w14:textId="55F831F2"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77" w:author="Xu Wang" w:date="2019-07-26T15:51:00Z"/>
                <w:rFonts w:ascii="Calibri" w:hAnsi="Calibri"/>
                <w:sz w:val="18"/>
                <w:szCs w:val="18"/>
              </w:rPr>
              <w:pPrChange w:id="378" w:author="Xu Wang" w:date="2019-07-26T16:12:00Z">
                <w:pPr>
                  <w:cnfStyle w:val="000000000000" w:firstRow="0" w:lastRow="0" w:firstColumn="0" w:lastColumn="0" w:oddVBand="0" w:evenVBand="0" w:oddHBand="0" w:evenHBand="0" w:firstRowFirstColumn="0" w:firstRowLastColumn="0" w:lastRowFirstColumn="0" w:lastRowLastColumn="0"/>
                </w:pPr>
              </w:pPrChange>
            </w:pPr>
            <w:del w:id="379" w:author="Xu Wang" w:date="2019-07-26T15:51:00Z">
              <w:r w:rsidRPr="00E7774C" w:rsidDel="00852395">
                <w:rPr>
                  <w:rFonts w:ascii="Calibri" w:hAnsi="Calibri"/>
                  <w:sz w:val="18"/>
                  <w:szCs w:val="18"/>
                </w:rPr>
                <w:delText>1.125</w:delText>
              </w:r>
            </w:del>
          </w:p>
        </w:tc>
        <w:tc>
          <w:tcPr>
            <w:tcW w:w="623" w:type="dxa"/>
            <w:tcPrChange w:id="380" w:author="Tom Keaton [2]" w:date="2019-07-08T16:02:00Z">
              <w:tcPr>
                <w:tcW w:w="624" w:type="dxa"/>
                <w:gridSpan w:val="2"/>
              </w:tcPr>
            </w:tcPrChange>
          </w:tcPr>
          <w:p w14:paraId="6CBAFE70" w14:textId="10524BB0"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81" w:author="Xu Wang" w:date="2019-07-26T15:51:00Z"/>
                <w:rFonts w:ascii="Calibri" w:hAnsi="Calibri"/>
                <w:sz w:val="18"/>
                <w:szCs w:val="18"/>
              </w:rPr>
              <w:pPrChange w:id="382" w:author="Xu Wang" w:date="2019-07-26T16:12:00Z">
                <w:pPr>
                  <w:cnfStyle w:val="000000000000" w:firstRow="0" w:lastRow="0" w:firstColumn="0" w:lastColumn="0" w:oddVBand="0" w:evenVBand="0" w:oddHBand="0" w:evenHBand="0" w:firstRowFirstColumn="0" w:firstRowLastColumn="0" w:lastRowFirstColumn="0" w:lastRowLastColumn="0"/>
                </w:pPr>
              </w:pPrChange>
            </w:pPr>
            <w:del w:id="383" w:author="Xu Wang" w:date="2019-07-26T15:51:00Z">
              <w:r w:rsidRPr="00E7774C" w:rsidDel="00852395">
                <w:rPr>
                  <w:rFonts w:ascii="Calibri" w:hAnsi="Calibri"/>
                  <w:sz w:val="18"/>
                  <w:szCs w:val="18"/>
                </w:rPr>
                <w:delText>1.25</w:delText>
              </w:r>
            </w:del>
          </w:p>
        </w:tc>
        <w:tc>
          <w:tcPr>
            <w:tcW w:w="623" w:type="dxa"/>
            <w:tcPrChange w:id="384" w:author="Tom Keaton [2]" w:date="2019-07-08T16:02:00Z">
              <w:tcPr>
                <w:tcW w:w="624" w:type="dxa"/>
                <w:gridSpan w:val="2"/>
              </w:tcPr>
            </w:tcPrChange>
          </w:tcPr>
          <w:p w14:paraId="5CBFF809" w14:textId="4B5EC6B7"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85" w:author="Xu Wang" w:date="2019-07-26T15:51:00Z"/>
                <w:rFonts w:ascii="Calibri" w:hAnsi="Calibri"/>
                <w:sz w:val="18"/>
                <w:szCs w:val="18"/>
              </w:rPr>
              <w:pPrChange w:id="386" w:author="Xu Wang" w:date="2019-07-26T16:12:00Z">
                <w:pPr>
                  <w:cnfStyle w:val="000000000000" w:firstRow="0" w:lastRow="0" w:firstColumn="0" w:lastColumn="0" w:oddVBand="0" w:evenVBand="0" w:oddHBand="0" w:evenHBand="0" w:firstRowFirstColumn="0" w:firstRowLastColumn="0" w:lastRowFirstColumn="0" w:lastRowLastColumn="0"/>
                </w:pPr>
              </w:pPrChange>
            </w:pPr>
            <w:del w:id="387" w:author="Xu Wang" w:date="2019-07-26T15:51:00Z">
              <w:r w:rsidRPr="00E7774C" w:rsidDel="00852395">
                <w:rPr>
                  <w:rFonts w:ascii="Calibri" w:hAnsi="Calibri"/>
                  <w:sz w:val="18"/>
                  <w:szCs w:val="18"/>
                </w:rPr>
                <w:delText>1.25</w:delText>
              </w:r>
            </w:del>
          </w:p>
        </w:tc>
        <w:tc>
          <w:tcPr>
            <w:tcW w:w="627" w:type="dxa"/>
            <w:tcPrChange w:id="388" w:author="Tom Keaton [2]" w:date="2019-07-08T16:02:00Z">
              <w:tcPr>
                <w:tcW w:w="624" w:type="dxa"/>
                <w:gridSpan w:val="2"/>
              </w:tcPr>
            </w:tcPrChange>
          </w:tcPr>
          <w:p w14:paraId="4B9B5A18" w14:textId="5328FA49"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89" w:author="Xu Wang" w:date="2019-07-26T15:51:00Z"/>
                <w:rFonts w:ascii="Calibri" w:hAnsi="Calibri"/>
                <w:sz w:val="18"/>
                <w:szCs w:val="18"/>
              </w:rPr>
              <w:pPrChange w:id="390" w:author="Xu Wang" w:date="2019-07-26T16:12:00Z">
                <w:pPr>
                  <w:cnfStyle w:val="000000000000" w:firstRow="0" w:lastRow="0" w:firstColumn="0" w:lastColumn="0" w:oddVBand="0" w:evenVBand="0" w:oddHBand="0" w:evenHBand="0" w:firstRowFirstColumn="0" w:firstRowLastColumn="0" w:lastRowFirstColumn="0" w:lastRowLastColumn="0"/>
                </w:pPr>
              </w:pPrChange>
            </w:pPr>
            <w:del w:id="391" w:author="Xu Wang" w:date="2019-07-26T15:51:00Z">
              <w:r w:rsidRPr="00E7774C" w:rsidDel="00852395">
                <w:rPr>
                  <w:rFonts w:ascii="Calibri" w:hAnsi="Calibri"/>
                  <w:sz w:val="18"/>
                  <w:szCs w:val="18"/>
                </w:rPr>
                <w:delText>1.375</w:delText>
              </w:r>
            </w:del>
          </w:p>
        </w:tc>
        <w:tc>
          <w:tcPr>
            <w:tcW w:w="622" w:type="dxa"/>
            <w:tcPrChange w:id="392" w:author="Tom Keaton [2]" w:date="2019-07-08T16:02:00Z">
              <w:tcPr>
                <w:tcW w:w="624" w:type="dxa"/>
              </w:tcPr>
            </w:tcPrChange>
          </w:tcPr>
          <w:p w14:paraId="21DC28FB" w14:textId="1072D951" w:rsidR="00DC26DB" w:rsidRPr="00E7774C" w:rsidDel="00852395" w:rsidRDefault="00DC26DB" w:rsidP="008E3E52">
            <w:pPr>
              <w:ind w:firstLine="450"/>
              <w:cnfStyle w:val="000000000000" w:firstRow="0" w:lastRow="0" w:firstColumn="0" w:lastColumn="0" w:oddVBand="0" w:evenVBand="0" w:oddHBand="0" w:evenHBand="0" w:firstRowFirstColumn="0" w:firstRowLastColumn="0" w:lastRowFirstColumn="0" w:lastRowLastColumn="0"/>
              <w:rPr>
                <w:del w:id="393" w:author="Xu Wang" w:date="2019-07-26T15:51:00Z"/>
                <w:rFonts w:ascii="Calibri" w:hAnsi="Calibri"/>
                <w:sz w:val="18"/>
                <w:szCs w:val="18"/>
              </w:rPr>
              <w:pPrChange w:id="394" w:author="Xu Wang" w:date="2019-07-26T16:12:00Z">
                <w:pPr>
                  <w:cnfStyle w:val="000000000000" w:firstRow="0" w:lastRow="0" w:firstColumn="0" w:lastColumn="0" w:oddVBand="0" w:evenVBand="0" w:oddHBand="0" w:evenHBand="0" w:firstRowFirstColumn="0" w:firstRowLastColumn="0" w:lastRowFirstColumn="0" w:lastRowLastColumn="0"/>
                </w:pPr>
              </w:pPrChange>
            </w:pPr>
            <w:del w:id="395" w:author="Xu Wang" w:date="2019-07-26T15:51:00Z">
              <w:r w:rsidRPr="00E7774C" w:rsidDel="00852395">
                <w:rPr>
                  <w:rFonts w:ascii="Calibri" w:hAnsi="Calibri"/>
                  <w:sz w:val="18"/>
                  <w:szCs w:val="18"/>
                </w:rPr>
                <w:delText>1.5</w:delText>
              </w:r>
            </w:del>
          </w:p>
        </w:tc>
      </w:tr>
    </w:tbl>
    <w:p w14:paraId="6E963BB3" w14:textId="0D5EAF1D" w:rsidR="00E7774C" w:rsidRPr="00852395" w:rsidDel="00917D95" w:rsidRDefault="00E7774C" w:rsidP="008E3E52">
      <w:pPr>
        <w:spacing w:after="0" w:line="240" w:lineRule="auto"/>
        <w:ind w:firstLine="450"/>
        <w:rPr>
          <w:del w:id="396" w:author="Tom Keaton [2]" w:date="2019-07-08T16:02:00Z"/>
          <w:rFonts w:cstheme="minorHAnsi"/>
          <w:sz w:val="24"/>
          <w:szCs w:val="24"/>
          <w:rPrChange w:id="397" w:author="Xu Wang" w:date="2019-07-26T16:05:00Z">
            <w:rPr>
              <w:del w:id="398" w:author="Tom Keaton [2]" w:date="2019-07-08T16:02:00Z"/>
              <w:rFonts w:ascii="Calibri" w:hAnsi="Calibri"/>
              <w:sz w:val="20"/>
              <w:szCs w:val="20"/>
            </w:rPr>
          </w:rPrChange>
        </w:rPr>
        <w:pPrChange w:id="399" w:author="Xu Wang" w:date="2019-07-26T16:12:00Z">
          <w:pPr>
            <w:spacing w:after="0" w:line="240" w:lineRule="auto"/>
            <w:jc w:val="center"/>
          </w:pPr>
        </w:pPrChange>
      </w:pPr>
    </w:p>
    <w:p w14:paraId="147D265C" w14:textId="4A40DFF0" w:rsidR="002B22AC" w:rsidRPr="00852395" w:rsidDel="00917D95" w:rsidRDefault="002B22AC" w:rsidP="008E3E52">
      <w:pPr>
        <w:spacing w:after="0" w:line="240" w:lineRule="auto"/>
        <w:ind w:firstLine="450"/>
        <w:rPr>
          <w:del w:id="400" w:author="Tom Keaton [2]" w:date="2019-07-08T16:02:00Z"/>
          <w:rFonts w:cstheme="minorHAnsi"/>
          <w:sz w:val="24"/>
          <w:szCs w:val="24"/>
          <w:rPrChange w:id="401" w:author="Xu Wang" w:date="2019-07-26T16:05:00Z">
            <w:rPr>
              <w:del w:id="402" w:author="Tom Keaton [2]" w:date="2019-07-08T16:02:00Z"/>
              <w:rFonts w:ascii="Calibri" w:hAnsi="Calibri"/>
              <w:sz w:val="20"/>
              <w:szCs w:val="20"/>
            </w:rPr>
          </w:rPrChange>
        </w:rPr>
        <w:pPrChange w:id="403" w:author="Xu Wang" w:date="2019-07-26T16:12:00Z">
          <w:pPr>
            <w:spacing w:after="0" w:line="240" w:lineRule="auto"/>
            <w:jc w:val="center"/>
          </w:pPr>
        </w:pPrChange>
      </w:pPr>
      <w:del w:id="404" w:author="Tom Keaton [2]" w:date="2019-07-08T16:02:00Z">
        <w:r w:rsidRPr="00852395" w:rsidDel="00917D95">
          <w:rPr>
            <w:rFonts w:cstheme="minorHAnsi"/>
            <w:sz w:val="24"/>
            <w:szCs w:val="24"/>
            <w:rPrChange w:id="405" w:author="Xu Wang" w:date="2019-07-26T16:05:00Z">
              <w:rPr>
                <w:rFonts w:ascii="Calibri" w:hAnsi="Calibri"/>
                <w:sz w:val="20"/>
                <w:szCs w:val="20"/>
              </w:rPr>
            </w:rPrChange>
          </w:rPr>
          <w:delText xml:space="preserve">Table </w:delText>
        </w:r>
        <w:r w:rsidR="006C7ECE" w:rsidRPr="00852395" w:rsidDel="00917D95">
          <w:rPr>
            <w:rFonts w:cstheme="minorHAnsi"/>
            <w:sz w:val="24"/>
            <w:szCs w:val="24"/>
            <w:rPrChange w:id="406" w:author="Xu Wang" w:date="2019-07-26T16:05:00Z">
              <w:rPr>
                <w:rFonts w:ascii="Calibri" w:hAnsi="Calibri"/>
                <w:sz w:val="20"/>
                <w:szCs w:val="20"/>
              </w:rPr>
            </w:rPrChange>
          </w:rPr>
          <w:delText>1</w:delText>
        </w:r>
        <w:r w:rsidRPr="00852395" w:rsidDel="00917D95">
          <w:rPr>
            <w:rFonts w:cstheme="minorHAnsi"/>
            <w:sz w:val="24"/>
            <w:szCs w:val="24"/>
            <w:rPrChange w:id="407" w:author="Xu Wang" w:date="2019-07-26T16:05:00Z">
              <w:rPr>
                <w:rFonts w:ascii="Calibri" w:hAnsi="Calibri"/>
                <w:sz w:val="20"/>
                <w:szCs w:val="20"/>
              </w:rPr>
            </w:rPrChange>
          </w:rPr>
          <w:delText xml:space="preserve"> - Measurements of kV vs mA at 500 mTorr (</w:delText>
        </w:r>
        <m:oMath>
          <m:r>
            <m:rPr>
              <m:sty m:val="p"/>
            </m:rPr>
            <w:rPr>
              <w:rFonts w:ascii="Cambria Math" w:hAnsi="Cambria Math" w:cstheme="minorHAnsi"/>
              <w:sz w:val="24"/>
              <w:szCs w:val="24"/>
              <w:rPrChange w:id="408" w:author="Xu Wang" w:date="2019-07-26T16:05:00Z">
                <w:rPr>
                  <w:rFonts w:ascii="Cambria Math" w:hAnsi="Cambria Math" w:cstheme="minorHAnsi"/>
                  <w:sz w:val="20"/>
                  <w:szCs w:val="20"/>
                </w:rPr>
              </w:rPrChange>
            </w:rPr>
            <m:t>± 0.125 mA</m:t>
          </m:r>
        </m:oMath>
        <w:r w:rsidRPr="00852395" w:rsidDel="00917D95">
          <w:rPr>
            <w:rFonts w:cstheme="minorHAnsi"/>
            <w:sz w:val="24"/>
            <w:szCs w:val="24"/>
            <w:rPrChange w:id="409" w:author="Xu Wang" w:date="2019-07-26T16:05:00Z">
              <w:rPr>
                <w:rFonts w:ascii="Calibri" w:hAnsi="Calibri"/>
                <w:sz w:val="20"/>
                <w:szCs w:val="20"/>
              </w:rPr>
            </w:rPrChange>
          </w:rPr>
          <w:delText>) (</w:delText>
        </w:r>
        <m:oMath>
          <m:r>
            <m:rPr>
              <m:sty m:val="p"/>
            </m:rPr>
            <w:rPr>
              <w:rFonts w:ascii="Cambria Math" w:hAnsi="Cambria Math" w:cstheme="minorHAnsi"/>
              <w:sz w:val="24"/>
              <w:szCs w:val="24"/>
              <w:rPrChange w:id="410" w:author="Xu Wang" w:date="2019-07-26T16:05:00Z">
                <w:rPr>
                  <w:rFonts w:ascii="Cambria Math" w:hAnsi="Cambria Math" w:cstheme="minorHAnsi"/>
                  <w:sz w:val="20"/>
                  <w:szCs w:val="20"/>
                </w:rPr>
              </w:rPrChange>
            </w:rPr>
            <m:t>± 10 mTorr)</m:t>
          </m:r>
        </m:oMath>
      </w:del>
    </w:p>
    <w:p w14:paraId="2035534B" w14:textId="77777777" w:rsidR="00E7774C" w:rsidRPr="00852395" w:rsidDel="00852395" w:rsidRDefault="00E7774C" w:rsidP="008E3E52">
      <w:pPr>
        <w:spacing w:after="0" w:line="240" w:lineRule="auto"/>
        <w:ind w:firstLine="450"/>
        <w:rPr>
          <w:del w:id="411" w:author="Xu Wang" w:date="2019-07-26T15:50:00Z"/>
          <w:rFonts w:cstheme="minorHAnsi"/>
          <w:sz w:val="24"/>
          <w:szCs w:val="24"/>
          <w:rPrChange w:id="412" w:author="Xu Wang" w:date="2019-07-26T16:05:00Z">
            <w:rPr>
              <w:del w:id="413" w:author="Xu Wang" w:date="2019-07-26T15:50:00Z"/>
              <w:rFonts w:ascii="Calibri" w:hAnsi="Calibri"/>
              <w:sz w:val="20"/>
              <w:szCs w:val="20"/>
            </w:rPr>
          </w:rPrChange>
        </w:rPr>
        <w:pPrChange w:id="414" w:author="Xu Wang" w:date="2019-07-26T16:12:00Z">
          <w:pPr>
            <w:spacing w:after="0" w:line="240" w:lineRule="auto"/>
            <w:jc w:val="center"/>
          </w:pPr>
        </w:pPrChange>
      </w:pPr>
    </w:p>
    <w:p w14:paraId="38C91CBE" w14:textId="3CDDD471" w:rsidR="00A60814" w:rsidRPr="00A20F4C" w:rsidRDefault="00692751" w:rsidP="008E3E52">
      <w:pPr>
        <w:spacing w:after="0" w:line="240" w:lineRule="auto"/>
        <w:ind w:firstLine="450"/>
        <w:rPr>
          <w:rFonts w:ascii="Calibri" w:hAnsi="Calibri"/>
          <w:sz w:val="24"/>
          <w:szCs w:val="24"/>
        </w:rPr>
        <w:pPrChange w:id="415" w:author="Xu Wang" w:date="2019-07-26T16:12:00Z">
          <w:pPr>
            <w:spacing w:after="0" w:line="240" w:lineRule="auto"/>
            <w:ind w:firstLine="720"/>
          </w:pPr>
        </w:pPrChange>
      </w:pPr>
      <w:del w:id="416" w:author="Tom Keaton [2]" w:date="2019-07-08T15:59:00Z">
        <w:r w:rsidRPr="00852395" w:rsidDel="00917D95">
          <w:rPr>
            <w:rFonts w:cstheme="minorHAnsi"/>
            <w:sz w:val="24"/>
            <w:szCs w:val="24"/>
            <w:rPrChange w:id="417" w:author="Xu Wang" w:date="2019-07-26T16:05:00Z">
              <w:rPr>
                <w:rFonts w:ascii="Calibri" w:hAnsi="Calibri"/>
                <w:sz w:val="24"/>
                <w:szCs w:val="24"/>
              </w:rPr>
            </w:rPrChange>
          </w:rPr>
          <w:delText xml:space="preserve">With a Debye length so small we may as well assume that there is no electric field that needs to be inputted into the differential equation solver. </w:delText>
        </w:r>
      </w:del>
      <w:del w:id="418" w:author="Xu Wang" w:date="2019-07-26T16:05:00Z">
        <w:r w:rsidR="00C03709" w:rsidRPr="00852395" w:rsidDel="00852395">
          <w:rPr>
            <w:rFonts w:cstheme="minorHAnsi"/>
            <w:sz w:val="24"/>
            <w:szCs w:val="24"/>
            <w:rPrChange w:id="419" w:author="Xu Wang" w:date="2019-07-26T16:05:00Z">
              <w:rPr>
                <w:rFonts w:ascii="Calibri" w:hAnsi="Calibri"/>
                <w:sz w:val="24"/>
                <w:szCs w:val="24"/>
              </w:rPr>
            </w:rPrChange>
          </w:rPr>
          <w:delText>Moreover, because t</w:delText>
        </w:r>
      </w:del>
      <w:ins w:id="420" w:author="Xu Wang" w:date="2019-07-26T16:05:00Z">
        <w:r w:rsidR="00852395" w:rsidRPr="00852395">
          <w:rPr>
            <w:rFonts w:cstheme="minorHAnsi"/>
            <w:sz w:val="24"/>
            <w:szCs w:val="24"/>
            <w:rPrChange w:id="421" w:author="Xu Wang" w:date="2019-07-26T16:05:00Z">
              <w:rPr>
                <w:rFonts w:ascii="Calibri" w:hAnsi="Calibri"/>
                <w:sz w:val="20"/>
                <w:szCs w:val="20"/>
              </w:rPr>
            </w:rPrChange>
          </w:rPr>
          <w:t>T</w:t>
        </w:r>
      </w:ins>
      <w:r w:rsidR="00C03709">
        <w:rPr>
          <w:rFonts w:ascii="Calibri" w:hAnsi="Calibri"/>
          <w:sz w:val="24"/>
          <w:szCs w:val="24"/>
        </w:rPr>
        <w:t xml:space="preserve">he </w:t>
      </w:r>
      <w:ins w:id="422" w:author="Xu Wang" w:date="2019-07-26T16:01:00Z">
        <w:r w:rsidR="00852395">
          <w:rPr>
            <w:rFonts w:ascii="Calibri" w:hAnsi="Calibri"/>
            <w:sz w:val="24"/>
            <w:szCs w:val="24"/>
          </w:rPr>
          <w:t>shea</w:t>
        </w:r>
      </w:ins>
      <w:ins w:id="423" w:author="Xu Wang" w:date="2019-07-26T16:02:00Z">
        <w:r w:rsidR="00852395">
          <w:rPr>
            <w:rFonts w:ascii="Calibri" w:hAnsi="Calibri"/>
            <w:sz w:val="24"/>
            <w:szCs w:val="24"/>
          </w:rPr>
          <w:t xml:space="preserve">th </w:t>
        </w:r>
      </w:ins>
      <w:r w:rsidR="00C03709">
        <w:rPr>
          <w:rFonts w:ascii="Calibri" w:hAnsi="Calibri"/>
          <w:sz w:val="24"/>
          <w:szCs w:val="24"/>
        </w:rPr>
        <w:t xml:space="preserve">electric field </w:t>
      </w:r>
      <w:del w:id="424" w:author="Xu Wang" w:date="2019-07-26T16:01:00Z">
        <w:r w:rsidR="00C03709" w:rsidDel="00852395">
          <w:rPr>
            <w:rFonts w:ascii="Calibri" w:hAnsi="Calibri"/>
            <w:sz w:val="24"/>
            <w:szCs w:val="24"/>
          </w:rPr>
          <w:delText xml:space="preserve">gradient </w:delText>
        </w:r>
      </w:del>
      <w:r w:rsidR="00C03709">
        <w:rPr>
          <w:rFonts w:ascii="Calibri" w:hAnsi="Calibri"/>
          <w:sz w:val="24"/>
          <w:szCs w:val="24"/>
        </w:rPr>
        <w:t>is</w:t>
      </w:r>
      <w:ins w:id="425" w:author="Xu Wang" w:date="2019-07-26T16:03:00Z">
        <w:r w:rsidR="00852395">
          <w:rPr>
            <w:rFonts w:ascii="Calibri" w:hAnsi="Calibri"/>
            <w:sz w:val="24"/>
            <w:szCs w:val="24"/>
          </w:rPr>
          <w:t xml:space="preserve"> normal to the surface of the sphere</w:t>
        </w:r>
      </w:ins>
      <w:r w:rsidR="00C03709">
        <w:rPr>
          <w:rFonts w:ascii="Calibri" w:hAnsi="Calibri"/>
          <w:sz w:val="24"/>
          <w:szCs w:val="24"/>
        </w:rPr>
        <w:t xml:space="preserve"> </w:t>
      </w:r>
      <w:del w:id="426" w:author="Xu Wang" w:date="2019-07-26T16:05:00Z">
        <w:r w:rsidR="00C03709" w:rsidDel="00852395">
          <w:rPr>
            <w:rFonts w:ascii="Calibri" w:hAnsi="Calibri"/>
            <w:sz w:val="24"/>
            <w:szCs w:val="24"/>
          </w:rPr>
          <w:delText>large</w:delText>
        </w:r>
      </w:del>
      <w:del w:id="427" w:author="Xu Wang" w:date="2019-07-26T16:02:00Z">
        <w:r w:rsidR="00C03709" w:rsidDel="00852395">
          <w:rPr>
            <w:rFonts w:ascii="Calibri" w:hAnsi="Calibri"/>
            <w:sz w:val="24"/>
            <w:szCs w:val="24"/>
          </w:rPr>
          <w:delText xml:space="preserve"> in such a small region</w:delText>
        </w:r>
      </w:del>
      <w:r w:rsidR="00C03709">
        <w:rPr>
          <w:rFonts w:ascii="Calibri" w:hAnsi="Calibri"/>
          <w:sz w:val="24"/>
          <w:szCs w:val="24"/>
        </w:rPr>
        <w:t xml:space="preserve">, </w:t>
      </w:r>
      <w:del w:id="428" w:author="Xu Wang" w:date="2019-07-26T16:04:00Z">
        <w:r w:rsidR="00C03709" w:rsidDel="00852395">
          <w:rPr>
            <w:rFonts w:ascii="Calibri" w:hAnsi="Calibri"/>
            <w:sz w:val="24"/>
            <w:szCs w:val="24"/>
          </w:rPr>
          <w:delText>we assume all</w:delText>
        </w:r>
      </w:del>
      <w:del w:id="429" w:author="Xu Wang" w:date="2019-07-26T16:06:00Z">
        <w:r w:rsidR="00C03709" w:rsidDel="00852395">
          <w:rPr>
            <w:rFonts w:ascii="Calibri" w:hAnsi="Calibri"/>
            <w:sz w:val="24"/>
            <w:szCs w:val="24"/>
          </w:rPr>
          <w:delText xml:space="preserve"> </w:delText>
        </w:r>
      </w:del>
      <w:r w:rsidR="00C03709">
        <w:rPr>
          <w:rFonts w:ascii="Calibri" w:hAnsi="Calibri"/>
          <w:sz w:val="24"/>
          <w:szCs w:val="24"/>
        </w:rPr>
        <w:t xml:space="preserve">electrons </w:t>
      </w:r>
      <w:ins w:id="430" w:author="Xu Wang" w:date="2019-07-26T16:04:00Z">
        <w:r w:rsidR="00852395">
          <w:rPr>
            <w:rFonts w:ascii="Calibri" w:hAnsi="Calibri"/>
            <w:sz w:val="24"/>
            <w:szCs w:val="24"/>
          </w:rPr>
          <w:t>accelerated by th</w:t>
        </w:r>
      </w:ins>
      <w:ins w:id="431" w:author="Xu Wang" w:date="2019-07-26T16:06:00Z">
        <w:r w:rsidR="00852395">
          <w:rPr>
            <w:rFonts w:ascii="Calibri" w:hAnsi="Calibri"/>
            <w:sz w:val="24"/>
            <w:szCs w:val="24"/>
          </w:rPr>
          <w:t>is large</w:t>
        </w:r>
      </w:ins>
      <w:ins w:id="432" w:author="Xu Wang" w:date="2019-07-26T16:04:00Z">
        <w:r w:rsidR="00852395">
          <w:rPr>
            <w:rFonts w:ascii="Calibri" w:hAnsi="Calibri"/>
            <w:sz w:val="24"/>
            <w:szCs w:val="24"/>
          </w:rPr>
          <w:t xml:space="preserve"> electric field </w:t>
        </w:r>
      </w:ins>
      <w:r w:rsidR="00C03709">
        <w:rPr>
          <w:rFonts w:ascii="Calibri" w:hAnsi="Calibri"/>
          <w:sz w:val="24"/>
          <w:szCs w:val="24"/>
        </w:rPr>
        <w:t xml:space="preserve">are </w:t>
      </w:r>
      <w:ins w:id="433" w:author="Xu Wang" w:date="2019-07-26T16:04:00Z">
        <w:r w:rsidR="00852395">
          <w:rPr>
            <w:rFonts w:ascii="Calibri" w:hAnsi="Calibri"/>
            <w:sz w:val="24"/>
            <w:szCs w:val="24"/>
          </w:rPr>
          <w:t xml:space="preserve">therefore </w:t>
        </w:r>
      </w:ins>
      <w:ins w:id="434" w:author="Xu Wang" w:date="2019-07-26T16:06:00Z">
        <w:r w:rsidR="00852395">
          <w:rPr>
            <w:rFonts w:ascii="Calibri" w:hAnsi="Calibri"/>
            <w:sz w:val="24"/>
            <w:szCs w:val="24"/>
          </w:rPr>
          <w:t>approximately</w:t>
        </w:r>
      </w:ins>
      <w:ins w:id="435" w:author="Xu Wang" w:date="2019-07-26T16:04:00Z">
        <w:r w:rsidR="00852395">
          <w:rPr>
            <w:rFonts w:ascii="Calibri" w:hAnsi="Calibri"/>
            <w:sz w:val="24"/>
            <w:szCs w:val="24"/>
          </w:rPr>
          <w:t xml:space="preserve"> </w:t>
        </w:r>
      </w:ins>
      <w:del w:id="436" w:author="Xu Wang" w:date="2019-07-26T16:04:00Z">
        <w:r w:rsidR="00C03709" w:rsidDel="00852395">
          <w:rPr>
            <w:rFonts w:ascii="Calibri" w:hAnsi="Calibri"/>
            <w:sz w:val="24"/>
            <w:szCs w:val="24"/>
          </w:rPr>
          <w:delText xml:space="preserve">ejected </w:delText>
        </w:r>
      </w:del>
      <w:r w:rsidR="00C03709">
        <w:rPr>
          <w:rFonts w:ascii="Calibri" w:hAnsi="Calibri"/>
          <w:sz w:val="24"/>
          <w:szCs w:val="24"/>
        </w:rPr>
        <w:t xml:space="preserve">normal to the </w:t>
      </w:r>
      <w:ins w:id="437" w:author="Xu Wang" w:date="2019-07-26T16:06:00Z">
        <w:r w:rsidR="00852395">
          <w:rPr>
            <w:rFonts w:ascii="Calibri" w:hAnsi="Calibri"/>
            <w:sz w:val="24"/>
            <w:szCs w:val="24"/>
          </w:rPr>
          <w:t xml:space="preserve">sphere </w:t>
        </w:r>
      </w:ins>
      <w:del w:id="438" w:author="Xu Wang" w:date="2019-07-26T16:05:00Z">
        <w:r w:rsidR="00C03709" w:rsidDel="00852395">
          <w:rPr>
            <w:rFonts w:ascii="Calibri" w:hAnsi="Calibri"/>
            <w:sz w:val="24"/>
            <w:szCs w:val="24"/>
          </w:rPr>
          <w:delText xml:space="preserve">sphere </w:delText>
        </w:r>
      </w:del>
      <w:r w:rsidR="00C03709">
        <w:rPr>
          <w:rFonts w:ascii="Calibri" w:hAnsi="Calibri"/>
          <w:sz w:val="24"/>
          <w:szCs w:val="24"/>
        </w:rPr>
        <w:t xml:space="preserve">surface. </w:t>
      </w:r>
      <w:commentRangeStart w:id="439"/>
      <w:del w:id="440" w:author="Tom Keaton [2]" w:date="2019-07-08T15:59:00Z">
        <w:r w:rsidR="00C03709" w:rsidDel="00917D95">
          <w:rPr>
            <w:rFonts w:ascii="Calibri" w:hAnsi="Calibri"/>
            <w:sz w:val="24"/>
            <w:szCs w:val="24"/>
          </w:rPr>
          <w:delText xml:space="preserve">This is a very important assumption since we attempted a method where they were ejected in random directions which did not allow the simulation to reproduce our experimental observations. </w:delText>
        </w:r>
      </w:del>
      <w:r w:rsidR="006B57B3">
        <w:rPr>
          <w:rFonts w:ascii="Calibri" w:hAnsi="Calibri"/>
          <w:sz w:val="24"/>
          <w:szCs w:val="24"/>
        </w:rPr>
        <w:t>For gas at</w:t>
      </w:r>
      <w:ins w:id="441" w:author="Tom Keaton [2]" w:date="2019-07-08T16:04:00Z">
        <w:r w:rsidR="00917D95">
          <w:rPr>
            <w:rFonts w:ascii="Calibri" w:hAnsi="Calibri"/>
            <w:sz w:val="24"/>
            <w:szCs w:val="24"/>
          </w:rPr>
          <w:t xml:space="preserve"> temperature</w:t>
        </w:r>
      </w:ins>
      <w:r w:rsidR="006B57B3">
        <w:rPr>
          <w:rFonts w:ascii="Calibri" w:hAnsi="Calibri"/>
          <w:sz w:val="24"/>
          <w:szCs w:val="24"/>
        </w:rPr>
        <w:t xml:space="preserve"> </w:t>
      </w:r>
      <m:oMath>
        <m:r>
          <w:del w:id="442" w:author="Tom Keaton [2]" w:date="2019-07-08T16:04:00Z">
            <w:rPr>
              <w:rFonts w:ascii="Cambria Math" w:hAnsi="Cambria Math"/>
              <w:sz w:val="24"/>
              <w:szCs w:val="24"/>
            </w:rPr>
            <m:t>T=</m:t>
          </w:del>
        </m:r>
        <m:r>
          <w:rPr>
            <w:rFonts w:ascii="Cambria Math" w:hAnsi="Cambria Math"/>
            <w:sz w:val="24"/>
            <w:szCs w:val="24"/>
          </w:rPr>
          <m:t>1000 K</m:t>
        </m:r>
      </m:oMath>
      <w:r w:rsidR="00705A1C">
        <w:rPr>
          <w:rFonts w:ascii="Calibri" w:hAnsi="Calibri"/>
          <w:sz w:val="24"/>
          <w:szCs w:val="24"/>
        </w:rPr>
        <w:t xml:space="preserve"> </w:t>
      </w:r>
      <w:r w:rsidR="006B57B3">
        <w:rPr>
          <w:rFonts w:ascii="Calibri" w:hAnsi="Calibri"/>
          <w:sz w:val="24"/>
          <w:szCs w:val="24"/>
        </w:rPr>
        <w:t>we generate</w:t>
      </w:r>
      <w:ins w:id="443" w:author="Tom Keaton [2]" w:date="2019-07-08T16:02:00Z">
        <w:r w:rsidR="00917D95">
          <w:rPr>
            <w:rFonts w:ascii="Calibri" w:hAnsi="Calibri"/>
            <w:sz w:val="24"/>
            <w:szCs w:val="24"/>
          </w:rPr>
          <w:t>d</w:t>
        </w:r>
      </w:ins>
      <w:r w:rsidR="006B57B3">
        <w:rPr>
          <w:rFonts w:ascii="Calibri" w:hAnsi="Calibri"/>
          <w:sz w:val="24"/>
          <w:szCs w:val="24"/>
        </w:rPr>
        <w:t xml:space="preserve"> initial particle energies with weighted probability based on </w:t>
      </w:r>
      <w:r w:rsidR="00A20F4C">
        <w:rPr>
          <w:rFonts w:ascii="Calibri" w:hAnsi="Calibri"/>
          <w:sz w:val="24"/>
          <w:szCs w:val="24"/>
        </w:rPr>
        <w:t>the energy dependent,</w:t>
      </w:r>
      <w:r w:rsidR="006B57B3">
        <w:rPr>
          <w:rFonts w:ascii="Calibri" w:hAnsi="Calibri"/>
          <w:sz w:val="24"/>
          <w:szCs w:val="24"/>
        </w:rPr>
        <w:t xml:space="preserve"> Maxwellian distribution function</w:t>
      </w:r>
      <w:r w:rsidR="00A20F4C">
        <w:rPr>
          <w:rFonts w:ascii="Calibri" w:hAnsi="Calibri"/>
          <w:sz w:val="24"/>
          <w:szCs w:val="24"/>
        </w:rPr>
        <w:t>.</w:t>
      </w:r>
      <w:commentRangeEnd w:id="439"/>
      <w:r w:rsidR="001A49C0">
        <w:rPr>
          <w:rStyle w:val="CommentReference"/>
        </w:rPr>
        <w:commentReference w:id="439"/>
      </w:r>
      <w:r w:rsidR="00A20F4C">
        <w:rPr>
          <w:rFonts w:ascii="Calibri" w:hAnsi="Calibri"/>
          <w:sz w:val="24"/>
          <w:szCs w:val="24"/>
        </w:rPr>
        <w:t xml:space="preserve"> </w:t>
      </w:r>
      <w:del w:id="444" w:author="Xu Wang" w:date="2019-07-26T16:09:00Z">
        <w:r w:rsidR="00A60814" w:rsidDel="001A49C0">
          <w:rPr>
            <w:rFonts w:ascii="Calibri" w:hAnsi="Calibri"/>
            <w:sz w:val="24"/>
            <w:szCs w:val="24"/>
          </w:rPr>
          <w:delText>When calculating t</w:delText>
        </w:r>
      </w:del>
      <w:ins w:id="445" w:author="Xu Wang" w:date="2019-07-26T16:09:00Z">
        <w:r w:rsidR="001A49C0">
          <w:rPr>
            <w:rFonts w:ascii="Calibri" w:hAnsi="Calibri"/>
            <w:sz w:val="24"/>
            <w:szCs w:val="24"/>
          </w:rPr>
          <w:t>T</w:t>
        </w:r>
      </w:ins>
      <w:r w:rsidR="00A60814">
        <w:rPr>
          <w:rFonts w:ascii="Calibri" w:hAnsi="Calibri"/>
          <w:sz w:val="24"/>
          <w:szCs w:val="24"/>
        </w:rPr>
        <w:t xml:space="preserve">he B-field </w:t>
      </w:r>
      <w:ins w:id="446" w:author="Xu Wang" w:date="2019-07-26T16:09:00Z">
        <w:r w:rsidR="001A49C0">
          <w:rPr>
            <w:rFonts w:ascii="Calibri" w:hAnsi="Calibri"/>
            <w:sz w:val="24"/>
            <w:szCs w:val="24"/>
          </w:rPr>
          <w:t>was approximated with a point dipole field</w:t>
        </w:r>
      </w:ins>
      <w:del w:id="447" w:author="Xu Wang" w:date="2019-07-26T16:10:00Z">
        <w:r w:rsidR="00A60814" w:rsidDel="001A49C0">
          <w:rPr>
            <w:rFonts w:ascii="Calibri" w:hAnsi="Calibri"/>
            <w:sz w:val="24"/>
            <w:szCs w:val="24"/>
          </w:rPr>
          <w:delText>we assumed for the sake of simplicity, a dipole</w:delText>
        </w:r>
      </w:del>
      <w:r w:rsidR="00A20F4C">
        <w:rPr>
          <w:rFonts w:ascii="Calibri" w:hAnsi="Calibri"/>
          <w:sz w:val="24"/>
          <w:szCs w:val="24"/>
        </w:rPr>
        <w:t>.</w:t>
      </w:r>
    </w:p>
    <w:p w14:paraId="16607D38" w14:textId="15E148ED" w:rsidR="00626F5A" w:rsidDel="00BE5A21" w:rsidRDefault="008120BB" w:rsidP="00291B9C">
      <w:pPr>
        <w:spacing w:after="0" w:line="240" w:lineRule="auto"/>
        <w:ind w:firstLine="720"/>
        <w:rPr>
          <w:del w:id="448" w:author="Xu Wang" w:date="2019-07-26T14:38:00Z"/>
          <w:rFonts w:ascii="Calibri" w:hAnsi="Calibri"/>
          <w:sz w:val="24"/>
          <w:szCs w:val="24"/>
        </w:rPr>
      </w:pPr>
      <w:del w:id="449" w:author="Xu Wang" w:date="2019-07-26T14:38:00Z">
        <w:r w:rsidDel="00BE5A21">
          <w:rPr>
            <w:rFonts w:ascii="Calibri" w:hAnsi="Calibri"/>
            <w:sz w:val="24"/>
            <w:szCs w:val="24"/>
          </w:rPr>
          <w:delText xml:space="preserve">Instead of utilizing a dynamic cross-sectional area that can take up more computation time, we opted for a static cross-sectional area. </w:delText>
        </w:r>
      </w:del>
      <w:ins w:id="450" w:author="Tom Keaton [2]" w:date="2019-07-08T16:00:00Z">
        <w:del w:id="451" w:author="Xu Wang" w:date="2019-07-26T14:38:00Z">
          <w:r w:rsidR="00917D95" w:rsidDel="00BE5A21">
            <w:rPr>
              <w:rFonts w:ascii="Calibri" w:hAnsi="Calibri"/>
              <w:sz w:val="24"/>
              <w:szCs w:val="24"/>
            </w:rPr>
            <w:delText xml:space="preserve">Using data from the </w:delText>
          </w:r>
        </w:del>
      </w:ins>
      <w:ins w:id="452" w:author="Tom Keaton [2]" w:date="2019-07-08T16:01:00Z">
        <w:del w:id="453" w:author="Xu Wang" w:date="2019-07-26T14:38:00Z">
          <w:r w:rsidR="00917D95" w:rsidDel="00BE5A21">
            <w:rPr>
              <w:rFonts w:ascii="Calibri" w:hAnsi="Calibri"/>
              <w:sz w:val="24"/>
              <w:szCs w:val="24"/>
            </w:rPr>
            <w:delText>paper “</w:delText>
          </w:r>
          <w:r w:rsidR="00917D95" w:rsidRPr="0046662C" w:rsidDel="00BE5A21">
            <w:delText>Cross Sections for Electron Collisions with Nitrogen Molecules</w:delText>
          </w:r>
          <w:r w:rsidR="00917D95" w:rsidDel="00BE5A21">
            <w:rPr>
              <w:rFonts w:ascii="Calibri" w:hAnsi="Calibri"/>
              <w:sz w:val="24"/>
              <w:szCs w:val="24"/>
            </w:rPr>
            <w:delText xml:space="preserve"> “ [2] we approximated a static cross section for each electron. </w:delText>
          </w:r>
        </w:del>
      </w:ins>
      <w:del w:id="454" w:author="Xu Wang" w:date="2019-07-26T14:38:00Z">
        <w:r w:rsidR="002357A0" w:rsidDel="00BE5A21">
          <w:rPr>
            <w:rFonts w:ascii="Calibri" w:hAnsi="Calibri"/>
            <w:sz w:val="24"/>
            <w:szCs w:val="24"/>
          </w:rPr>
          <w:delText xml:space="preserve">Taking the derivative of </w:delText>
        </w:r>
        <w:r w:rsidDel="00BE5A21">
          <w:rPr>
            <w:rFonts w:ascii="Calibri" w:hAnsi="Calibri"/>
            <w:sz w:val="24"/>
            <w:szCs w:val="24"/>
          </w:rPr>
          <w:delText xml:space="preserve">the Maxwellian distribution </w:delText>
        </w:r>
        <w:r w:rsidR="002357A0" w:rsidDel="00BE5A21">
          <w:rPr>
            <w:rFonts w:ascii="Calibri" w:hAnsi="Calibri"/>
            <w:sz w:val="24"/>
            <w:szCs w:val="24"/>
          </w:rPr>
          <w:delText>function, we use</w:delText>
        </w:r>
      </w:del>
      <w:ins w:id="455" w:author="Tom Keaton [2]" w:date="2019-07-08T16:02:00Z">
        <w:del w:id="456" w:author="Xu Wang" w:date="2019-07-26T14:38:00Z">
          <w:r w:rsidR="00917D95" w:rsidDel="00BE5A21">
            <w:rPr>
              <w:rFonts w:ascii="Calibri" w:hAnsi="Calibri"/>
              <w:sz w:val="24"/>
              <w:szCs w:val="24"/>
            </w:rPr>
            <w:delText>d</w:delText>
          </w:r>
        </w:del>
      </w:ins>
      <w:del w:id="457" w:author="Xu Wang" w:date="2019-07-26T14:38:00Z">
        <w:r w:rsidR="002357A0" w:rsidDel="00BE5A21">
          <w:rPr>
            <w:rFonts w:ascii="Calibri" w:hAnsi="Calibri"/>
            <w:sz w:val="24"/>
            <w:szCs w:val="24"/>
          </w:rPr>
          <w:delText xml:space="preserve"> the maximum value to state that most of the particles will have that specified energy</w:delText>
        </w:r>
        <w:r w:rsidDel="00BE5A21">
          <w:rPr>
            <w:rFonts w:ascii="Calibri" w:hAnsi="Calibri"/>
            <w:sz w:val="24"/>
            <w:szCs w:val="24"/>
          </w:rPr>
          <w:delText>. From that value we converted it to the proper units and estimated the cross section</w:delText>
        </w:r>
        <w:r w:rsidR="00F562A1" w:rsidDel="00BE5A21">
          <w:rPr>
            <w:rFonts w:ascii="Calibri" w:hAnsi="Calibri"/>
            <w:sz w:val="24"/>
            <w:szCs w:val="24"/>
          </w:rPr>
          <w:delText xml:space="preserve">. </w:delText>
        </w:r>
        <w:r w:rsidR="00626F5A" w:rsidRPr="00626F5A" w:rsidDel="00BE5A21">
          <w:rPr>
            <w:rFonts w:ascii="Calibri" w:hAnsi="Calibri"/>
            <w:sz w:val="24"/>
            <w:szCs w:val="24"/>
          </w:rPr>
          <w:delText xml:space="preserve">The probability that an electron will collide within a given time step is described by equation (eq. </w:delText>
        </w:r>
        <w:r w:rsidR="006C7ECE" w:rsidDel="00BE5A21">
          <w:rPr>
            <w:rFonts w:ascii="Calibri" w:hAnsi="Calibri"/>
            <w:sz w:val="24"/>
            <w:szCs w:val="24"/>
          </w:rPr>
          <w:delText>2</w:delText>
        </w:r>
      </w:del>
      <w:ins w:id="458" w:author="Tom Keaton [2]" w:date="2019-07-08T16:42:00Z">
        <w:del w:id="459" w:author="Xu Wang" w:date="2019-07-26T14:38:00Z">
          <w:r w:rsidR="00F16511" w:rsidDel="00BE5A21">
            <w:rPr>
              <w:rFonts w:ascii="Calibri" w:hAnsi="Calibri"/>
              <w:sz w:val="24"/>
              <w:szCs w:val="24"/>
            </w:rPr>
            <w:delText>1</w:delText>
          </w:r>
        </w:del>
      </w:ins>
      <w:del w:id="460" w:author="Xu Wang" w:date="2019-07-26T14:38:00Z">
        <w:r w:rsidR="00626F5A" w:rsidRPr="00626F5A" w:rsidDel="00BE5A21">
          <w:rPr>
            <w:rFonts w:ascii="Calibri" w:hAnsi="Calibri"/>
            <w:sz w:val="24"/>
            <w:szCs w:val="24"/>
          </w:rPr>
          <w:delText xml:space="preserve">) where </w:delText>
        </w:r>
        <m:oMath>
          <m:r>
            <w:rPr>
              <w:rFonts w:ascii="Cambria Math" w:hAnsi="Cambria Math"/>
              <w:sz w:val="24"/>
              <w:szCs w:val="24"/>
            </w:rPr>
            <m:t>n</m:t>
          </m:r>
        </m:oMath>
        <w:r w:rsidR="00626F5A" w:rsidRPr="00626F5A" w:rsidDel="00BE5A21">
          <w:rPr>
            <w:rFonts w:ascii="Calibri" w:hAnsi="Calibri"/>
            <w:sz w:val="24"/>
            <w:szCs w:val="24"/>
          </w:rPr>
          <w:delText xml:space="preserve"> is the number density of the </w:delText>
        </w:r>
        <w:r w:rsidR="007C6E69" w:rsidDel="00BE5A21">
          <w:rPr>
            <w:rFonts w:ascii="Calibri" w:hAnsi="Calibri"/>
            <w:sz w:val="24"/>
            <w:szCs w:val="24"/>
          </w:rPr>
          <w:delText xml:space="preserve">neutral </w:delText>
        </w:r>
        <w:r w:rsidR="00626F5A" w:rsidRPr="00626F5A" w:rsidDel="00BE5A21">
          <w:rPr>
            <w:rFonts w:ascii="Calibri" w:hAnsi="Calibri"/>
            <w:sz w:val="24"/>
            <w:szCs w:val="24"/>
          </w:rPr>
          <w:delText xml:space="preserve">gas, </w:delText>
        </w:r>
        <m:oMath>
          <m:r>
            <w:rPr>
              <w:rFonts w:ascii="Cambria Math" w:hAnsi="Cambria Math"/>
              <w:sz w:val="24"/>
              <w:szCs w:val="24"/>
            </w:rPr>
            <m:t>A</m:t>
          </m:r>
        </m:oMath>
        <w:r w:rsidR="00626F5A" w:rsidRPr="00626F5A" w:rsidDel="00BE5A21">
          <w:rPr>
            <w:rFonts w:ascii="Calibri" w:hAnsi="Calibri"/>
            <w:sz w:val="24"/>
            <w:szCs w:val="24"/>
          </w:rPr>
          <w:delText xml:space="preserve"> is the cross-section, </w:delText>
        </w:r>
        <m:oMath>
          <m:d>
            <m:dPr>
              <m:begChr m:val="|"/>
              <m:endChr m:val="|"/>
              <m:ctrlPr>
                <w:rPr>
                  <w:rFonts w:ascii="Cambria Math" w:hAnsi="Cambria Math"/>
                  <w:i/>
                  <w:sz w:val="24"/>
                  <w:szCs w:val="24"/>
                </w:rPr>
              </m:ctrlPr>
            </m:dPr>
            <m:e>
              <m:r>
                <w:rPr>
                  <w:rFonts w:ascii="Cambria Math" w:hAnsi="Cambria Math"/>
                  <w:sz w:val="24"/>
                  <w:szCs w:val="24"/>
                </w:rPr>
                <m:t>v</m:t>
              </m:r>
            </m:e>
          </m:d>
        </m:oMath>
        <w:r w:rsidR="00626F5A" w:rsidRPr="00626F5A" w:rsidDel="00BE5A21">
          <w:rPr>
            <w:rFonts w:ascii="Calibri" w:hAnsi="Calibri"/>
            <w:sz w:val="24"/>
            <w:szCs w:val="24"/>
          </w:rPr>
          <w:delText xml:space="preserve"> is the magnitude of velocity and </w:delTex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oMath>
        <w:r w:rsidR="00626F5A" w:rsidRPr="00626F5A" w:rsidDel="00BE5A21">
          <w:rPr>
            <w:rFonts w:ascii="Calibri" w:hAnsi="Calibri"/>
            <w:sz w:val="24"/>
            <w:szCs w:val="24"/>
          </w:rPr>
          <w:delText xml:space="preserve"> is the timestep size.</w:delText>
        </w:r>
      </w:del>
    </w:p>
    <w:p w14:paraId="0EB078CE" w14:textId="7EB7796C" w:rsidR="00E7774C" w:rsidRPr="00626F5A" w:rsidDel="00BE5A21" w:rsidRDefault="00E7774C" w:rsidP="00E7774C">
      <w:pPr>
        <w:spacing w:after="0" w:line="240" w:lineRule="auto"/>
        <w:rPr>
          <w:del w:id="461" w:author="Xu Wang" w:date="2019-07-26T14:38:00Z"/>
          <w:rFonts w:ascii="Calibri" w:hAnsi="Calibri"/>
          <w:sz w:val="24"/>
          <w:szCs w:val="24"/>
        </w:rPr>
      </w:pPr>
    </w:p>
    <w:p w14:paraId="231737CD" w14:textId="4113FB52" w:rsidR="00626F5A" w:rsidDel="00BE5A21" w:rsidRDefault="00604F7E" w:rsidP="00B0431D">
      <w:pPr>
        <w:spacing w:after="0" w:line="240" w:lineRule="auto"/>
        <w:jc w:val="center"/>
        <w:rPr>
          <w:del w:id="462" w:author="Xu Wang" w:date="2019-07-26T14:38:00Z"/>
          <w:rFonts w:ascii="Calibri" w:hAnsi="Calibri"/>
          <w:sz w:val="24"/>
          <w:szCs w:val="24"/>
        </w:rPr>
      </w:pPr>
      <m:oMath>
        <m:sSub>
          <m:sSubPr>
            <m:ctrlPr>
              <w:del w:id="463" w:author="Xu Wang" w:date="2019-07-26T14:38:00Z">
                <w:rPr>
                  <w:rFonts w:ascii="Cambria Math" w:hAnsi="Cambria Math"/>
                  <w:i/>
                  <w:sz w:val="28"/>
                  <w:szCs w:val="28"/>
                </w:rPr>
              </w:del>
            </m:ctrlPr>
          </m:sSubPr>
          <m:e>
            <m:r>
              <w:del w:id="464" w:author="Xu Wang" w:date="2019-07-26T14:38:00Z">
                <w:rPr>
                  <w:rFonts w:ascii="Cambria Math" w:hAnsi="Cambria Math"/>
                  <w:sz w:val="28"/>
                  <w:szCs w:val="28"/>
                </w:rPr>
                <m:t>P</m:t>
              </w:del>
            </m:r>
          </m:e>
          <m:sub>
            <m:r>
              <w:del w:id="465" w:author="Xu Wang" w:date="2019-07-26T14:38:00Z">
                <w:rPr>
                  <w:rFonts w:ascii="Cambria Math" w:hAnsi="Cambria Math"/>
                  <w:sz w:val="28"/>
                  <w:szCs w:val="28"/>
                </w:rPr>
                <m:t>C</m:t>
              </w:del>
            </m:r>
          </m:sub>
        </m:sSub>
        <m:d>
          <m:dPr>
            <m:ctrlPr>
              <w:del w:id="466" w:author="Xu Wang" w:date="2019-07-26T14:38:00Z">
                <w:rPr>
                  <w:rFonts w:ascii="Cambria Math" w:hAnsi="Cambria Math"/>
                  <w:i/>
                  <w:sz w:val="28"/>
                  <w:szCs w:val="28"/>
                </w:rPr>
              </w:del>
            </m:ctrlPr>
          </m:dPr>
          <m:e>
            <m:sSub>
              <m:sSubPr>
                <m:ctrlPr>
                  <w:del w:id="467" w:author="Xu Wang" w:date="2019-07-26T14:38:00Z">
                    <w:rPr>
                      <w:rFonts w:ascii="Cambria Math" w:hAnsi="Cambria Math"/>
                      <w:i/>
                      <w:sz w:val="28"/>
                      <w:szCs w:val="28"/>
                    </w:rPr>
                  </w:del>
                </m:ctrlPr>
              </m:sSubPr>
              <m:e>
                <m:r>
                  <w:del w:id="468" w:author="Xu Wang" w:date="2019-07-26T14:38:00Z">
                    <w:rPr>
                      <w:rFonts w:ascii="Cambria Math" w:hAnsi="Cambria Math"/>
                      <w:sz w:val="28"/>
                      <w:szCs w:val="28"/>
                    </w:rPr>
                    <m:t>t</m:t>
                  </w:del>
                </m:r>
              </m:e>
              <m:sub>
                <m:r>
                  <w:del w:id="469" w:author="Xu Wang" w:date="2019-07-26T14:38:00Z">
                    <w:rPr>
                      <w:rFonts w:ascii="Cambria Math" w:hAnsi="Cambria Math"/>
                      <w:sz w:val="28"/>
                      <w:szCs w:val="28"/>
                    </w:rPr>
                    <m:t>s</m:t>
                  </w:del>
                </m:r>
              </m:sub>
            </m:sSub>
          </m:e>
        </m:d>
        <m:r>
          <w:del w:id="470" w:author="Xu Wang" w:date="2019-07-26T14:38:00Z">
            <w:rPr>
              <w:rFonts w:ascii="Cambria Math" w:hAnsi="Cambria Math"/>
              <w:sz w:val="28"/>
              <w:szCs w:val="28"/>
            </w:rPr>
            <m:t>=1-</m:t>
          </w:del>
        </m:r>
        <m:sSup>
          <m:sSupPr>
            <m:ctrlPr>
              <w:del w:id="471" w:author="Xu Wang" w:date="2019-07-26T14:38:00Z">
                <w:rPr>
                  <w:rFonts w:ascii="Cambria Math" w:hAnsi="Cambria Math"/>
                  <w:i/>
                  <w:sz w:val="28"/>
                  <w:szCs w:val="28"/>
                </w:rPr>
              </w:del>
            </m:ctrlPr>
          </m:sSupPr>
          <m:e>
            <m:r>
              <w:del w:id="472" w:author="Xu Wang" w:date="2019-07-26T14:38:00Z">
                <w:rPr>
                  <w:rFonts w:ascii="Cambria Math" w:hAnsi="Cambria Math"/>
                  <w:sz w:val="28"/>
                  <w:szCs w:val="28"/>
                </w:rPr>
                <m:t>e</m:t>
              </w:del>
            </m:r>
          </m:e>
          <m:sup>
            <m:r>
              <w:del w:id="473" w:author="Xu Wang" w:date="2019-07-26T14:38:00Z">
                <w:rPr>
                  <w:rFonts w:ascii="Cambria Math" w:hAnsi="Cambria Math"/>
                  <w:sz w:val="28"/>
                  <w:szCs w:val="28"/>
                </w:rPr>
                <m:t>nA</m:t>
              </w:del>
            </m:r>
            <m:d>
              <m:dPr>
                <m:begChr m:val="|"/>
                <m:endChr m:val="|"/>
                <m:ctrlPr>
                  <w:del w:id="474" w:author="Xu Wang" w:date="2019-07-26T14:38:00Z">
                    <w:rPr>
                      <w:rFonts w:ascii="Cambria Math" w:hAnsi="Cambria Math"/>
                      <w:i/>
                      <w:sz w:val="28"/>
                      <w:szCs w:val="28"/>
                    </w:rPr>
                  </w:del>
                </m:ctrlPr>
              </m:dPr>
              <m:e>
                <m:r>
                  <w:del w:id="475" w:author="Xu Wang" w:date="2019-07-26T14:38:00Z">
                    <w:rPr>
                      <w:rFonts w:ascii="Cambria Math" w:hAnsi="Cambria Math"/>
                      <w:sz w:val="28"/>
                      <w:szCs w:val="28"/>
                    </w:rPr>
                    <m:t>v</m:t>
                  </w:del>
                </m:r>
              </m:e>
            </m:d>
            <m:sSub>
              <m:sSubPr>
                <m:ctrlPr>
                  <w:del w:id="476" w:author="Xu Wang" w:date="2019-07-26T14:38:00Z">
                    <w:rPr>
                      <w:rFonts w:ascii="Cambria Math" w:hAnsi="Cambria Math"/>
                      <w:i/>
                      <w:sz w:val="28"/>
                      <w:szCs w:val="28"/>
                    </w:rPr>
                  </w:del>
                </m:ctrlPr>
              </m:sSubPr>
              <m:e>
                <m:r>
                  <w:del w:id="477" w:author="Xu Wang" w:date="2019-07-26T14:38:00Z">
                    <w:rPr>
                      <w:rFonts w:ascii="Cambria Math" w:hAnsi="Cambria Math"/>
                      <w:sz w:val="28"/>
                      <w:szCs w:val="28"/>
                    </w:rPr>
                    <m:t>t</m:t>
                  </w:del>
                </m:r>
              </m:e>
              <m:sub>
                <m:r>
                  <w:del w:id="478" w:author="Xu Wang" w:date="2019-07-26T14:38:00Z">
                    <w:rPr>
                      <w:rFonts w:ascii="Cambria Math" w:hAnsi="Cambria Math"/>
                      <w:sz w:val="28"/>
                      <w:szCs w:val="28"/>
                    </w:rPr>
                    <m:t>s</m:t>
                  </w:del>
                </m:r>
              </m:sub>
            </m:sSub>
          </m:sup>
        </m:sSup>
      </m:oMath>
      <w:del w:id="479" w:author="Xu Wang" w:date="2019-07-26T14:38:00Z">
        <w:r w:rsidR="00626F5A" w:rsidDel="00BE5A21">
          <w:rPr>
            <w:rFonts w:ascii="Calibri" w:hAnsi="Calibri"/>
            <w:sz w:val="28"/>
            <w:szCs w:val="28"/>
          </w:rPr>
          <w:tab/>
        </w:r>
        <w:r w:rsidR="00626F5A" w:rsidDel="00BE5A21">
          <w:rPr>
            <w:rFonts w:ascii="Calibri" w:hAnsi="Calibri"/>
            <w:sz w:val="24"/>
            <w:szCs w:val="24"/>
          </w:rPr>
          <w:delText xml:space="preserve">(eq. </w:delText>
        </w:r>
        <w:r w:rsidR="006C7ECE" w:rsidDel="00BE5A21">
          <w:rPr>
            <w:rFonts w:ascii="Calibri" w:hAnsi="Calibri"/>
            <w:sz w:val="24"/>
            <w:szCs w:val="24"/>
          </w:rPr>
          <w:delText>2</w:delText>
        </w:r>
      </w:del>
      <w:ins w:id="480" w:author="Tom Keaton [2]" w:date="2019-07-08T16:42:00Z">
        <w:del w:id="481" w:author="Xu Wang" w:date="2019-07-26T14:38:00Z">
          <w:r w:rsidR="00F16511" w:rsidDel="00BE5A21">
            <w:rPr>
              <w:rFonts w:ascii="Calibri" w:hAnsi="Calibri"/>
              <w:sz w:val="24"/>
              <w:szCs w:val="24"/>
            </w:rPr>
            <w:delText>1</w:delText>
          </w:r>
        </w:del>
      </w:ins>
      <w:del w:id="482" w:author="Xu Wang" w:date="2019-07-26T14:38:00Z">
        <w:r w:rsidR="00626F5A" w:rsidDel="00BE5A21">
          <w:rPr>
            <w:rFonts w:ascii="Calibri" w:hAnsi="Calibri"/>
            <w:sz w:val="24"/>
            <w:szCs w:val="24"/>
          </w:rPr>
          <w:delText>)</w:delText>
        </w:r>
      </w:del>
    </w:p>
    <w:p w14:paraId="28744A02" w14:textId="538F183F" w:rsidR="00ED769A" w:rsidRPr="006C2DF0" w:rsidDel="00BB74A7" w:rsidRDefault="00ED769A" w:rsidP="00ED769A">
      <w:pPr>
        <w:spacing w:after="0" w:line="240" w:lineRule="auto"/>
        <w:ind w:firstLine="720"/>
        <w:rPr>
          <w:del w:id="483" w:author="Xu Wang" w:date="2019-07-26T14:23:00Z"/>
          <w:rFonts w:ascii="Calibri" w:hAnsi="Calibri"/>
          <w:sz w:val="24"/>
          <w:szCs w:val="24"/>
        </w:rPr>
      </w:pPr>
      <w:del w:id="484" w:author="Xu Wang" w:date="2019-07-26T14:23:00Z">
        <w:r w:rsidRPr="006C2DF0" w:rsidDel="00BB74A7">
          <w:rPr>
            <w:rFonts w:ascii="Calibri" w:hAnsi="Calibri"/>
            <w:sz w:val="24"/>
            <w:szCs w:val="24"/>
          </w:rPr>
          <w:delText>Taking into account all of the simplifications previously stated, we created our code using the ODE solver termed “ode15s” in Matlab. The solver computed the Lorentz Force, differential equations for each time step. We opted to for static time steps rather than trying to test and implement dynamic time steps based on mean free path since it saved computing time. Our time step size also did not affect the accuracy of the trajectories of these electrons because the ODE solver in Matlab automatically chooses the amount of points that it believes is enough to generate an “accurate” solution. The only variable the time step determines is the amount of data points that the simulation will save for plotting purposes.</w:delText>
        </w:r>
      </w:del>
    </w:p>
    <w:p w14:paraId="1047F3AA" w14:textId="172C3170" w:rsidR="00ED769A" w:rsidRPr="006C2DF0" w:rsidDel="00BE5A21" w:rsidRDefault="00ED769A" w:rsidP="00ED769A">
      <w:pPr>
        <w:spacing w:after="0" w:line="240" w:lineRule="auto"/>
        <w:ind w:firstLine="720"/>
        <w:rPr>
          <w:del w:id="485" w:author="Xu Wang" w:date="2019-07-26T14:38:00Z"/>
          <w:rFonts w:ascii="Calibri" w:hAnsi="Calibri" w:cs="Calibri"/>
          <w:bCs/>
          <w:sz w:val="24"/>
          <w:szCs w:val="24"/>
        </w:rPr>
      </w:pPr>
      <w:del w:id="486" w:author="Xu Wang" w:date="2019-07-26T14:38:00Z">
        <w:r w:rsidRPr="006C2DF0" w:rsidDel="00BE5A21">
          <w:rPr>
            <w:rFonts w:ascii="Calibri" w:hAnsi="Calibri" w:cs="Calibri"/>
            <w:bCs/>
            <w:sz w:val="24"/>
            <w:szCs w:val="24"/>
          </w:rPr>
          <w:delText>Realistically collisions occur in all space and at different densities. Experimentally, if the collisions per unit volume reaches a specific threshold, we are able to see the plasma, the product of these collisions, with the human eye. When the program plots those collision positions, the plot becomes over-crowded with “noise” collision points and it may become difficult to visually determine any relation between the program and experiment, especially over long-time spans. To account for this, we first took all the discrete data points for the same instance of the simulation as shown in the collision densities graph and converted the collision solutions data into a continuous function which can be visualized in figure 6.</w:delText>
        </w:r>
      </w:del>
    </w:p>
    <w:p w14:paraId="335B786E" w14:textId="77777777" w:rsidR="00ED769A" w:rsidRDefault="00ED769A" w:rsidP="00B0431D">
      <w:pPr>
        <w:spacing w:after="0" w:line="240" w:lineRule="auto"/>
        <w:jc w:val="center"/>
        <w:rPr>
          <w:rFonts w:ascii="Calibri" w:hAnsi="Calibri"/>
          <w:sz w:val="24"/>
          <w:szCs w:val="24"/>
        </w:rPr>
      </w:pPr>
    </w:p>
    <w:p w14:paraId="5727EC3A" w14:textId="77777777" w:rsidR="00192AF6" w:rsidRPr="00192AF6" w:rsidRDefault="00DF2E47" w:rsidP="00192AF6">
      <w:pPr>
        <w:pStyle w:val="ListParagraph"/>
        <w:numPr>
          <w:ilvl w:val="0"/>
          <w:numId w:val="7"/>
        </w:numPr>
        <w:spacing w:after="0" w:line="240" w:lineRule="auto"/>
        <w:rPr>
          <w:rFonts w:ascii="Calibri" w:hAnsi="Calibri" w:cs="Calibri"/>
          <w:b/>
          <w:sz w:val="24"/>
          <w:szCs w:val="24"/>
        </w:rPr>
      </w:pPr>
      <w:r>
        <w:rPr>
          <w:rFonts w:ascii="Calibri" w:hAnsi="Calibri" w:cs="Calibri"/>
          <w:b/>
          <w:sz w:val="24"/>
          <w:szCs w:val="24"/>
        </w:rPr>
        <w:t>Results and Discussion</w:t>
      </w:r>
    </w:p>
    <w:p w14:paraId="1FEAEC21" w14:textId="77777777" w:rsidR="001F293C" w:rsidRPr="00B9755C" w:rsidRDefault="001F293C" w:rsidP="00192AF6">
      <w:pPr>
        <w:spacing w:after="0" w:line="240" w:lineRule="auto"/>
        <w:rPr>
          <w:rFonts w:ascii="Calibri" w:hAnsi="Calibri" w:cs="Calibri"/>
          <w:b/>
          <w:sz w:val="24"/>
          <w:szCs w:val="24"/>
        </w:rPr>
      </w:pPr>
    </w:p>
    <w:p w14:paraId="25894350" w14:textId="61C3BB19" w:rsidR="001F293C" w:rsidRPr="00A9525B" w:rsidDel="00067644" w:rsidRDefault="001F293C" w:rsidP="00192AF6">
      <w:pPr>
        <w:spacing w:after="0" w:line="240" w:lineRule="auto"/>
        <w:ind w:firstLine="720"/>
        <w:rPr>
          <w:del w:id="487" w:author="Xu Wang" w:date="2019-07-21T15:46:00Z"/>
          <w:rFonts w:ascii="Calibri" w:hAnsi="Calibri" w:cs="Calibri"/>
          <w:sz w:val="24"/>
          <w:szCs w:val="24"/>
        </w:rPr>
      </w:pPr>
      <w:del w:id="488" w:author="Xu Wang" w:date="2019-07-21T15:46:00Z">
        <w:r w:rsidDel="00067644">
          <w:rPr>
            <w:rFonts w:ascii="Calibri" w:hAnsi="Calibri" w:cs="Calibri"/>
            <w:sz w:val="24"/>
            <w:szCs w:val="24"/>
          </w:rPr>
          <w:delText>An</w:delText>
        </w:r>
        <w:r w:rsidR="00FC2937" w:rsidDel="00067644">
          <w:rPr>
            <w:rFonts w:ascii="Calibri" w:hAnsi="Calibri" w:cs="Calibri"/>
            <w:sz w:val="24"/>
            <w:szCs w:val="24"/>
          </w:rPr>
          <w:delText xml:space="preserve"> example of the</w:delText>
        </w:r>
        <w:r w:rsidDel="00067644">
          <w:rPr>
            <w:rFonts w:ascii="Calibri" w:hAnsi="Calibri" w:cs="Calibri"/>
            <w:sz w:val="24"/>
            <w:szCs w:val="24"/>
          </w:rPr>
          <w:delText xml:space="preserve"> image of the </w:delText>
        </w:r>
        <w:r w:rsidR="002B6453" w:rsidDel="00067644">
          <w:rPr>
            <w:rFonts w:ascii="Calibri" w:hAnsi="Calibri" w:cs="Calibri"/>
            <w:sz w:val="24"/>
            <w:szCs w:val="24"/>
          </w:rPr>
          <w:delText xml:space="preserve">Stellar Ring Currents </w:delText>
        </w:r>
        <w:r w:rsidDel="00067644">
          <w:rPr>
            <w:rFonts w:ascii="Calibri" w:hAnsi="Calibri" w:cs="Calibri"/>
            <w:sz w:val="24"/>
            <w:szCs w:val="24"/>
          </w:rPr>
          <w:delText>is shown in Fig. 2</w:delText>
        </w:r>
        <w:r w:rsidR="00C151EC" w:rsidDel="00067644">
          <w:rPr>
            <w:rFonts w:ascii="Calibri" w:hAnsi="Calibri" w:cs="Calibri"/>
            <w:sz w:val="24"/>
            <w:szCs w:val="24"/>
          </w:rPr>
          <w:delText xml:space="preserve"> in which the pressure was</w:delText>
        </w:r>
        <w:r w:rsidR="00F16511" w:rsidDel="00067644">
          <w:rPr>
            <w:rFonts w:ascii="Calibri" w:hAnsi="Calibri" w:cs="Calibri"/>
            <w:sz w:val="24"/>
            <w:szCs w:val="24"/>
          </w:rPr>
          <w:delText xml:space="preserve"> </w:delText>
        </w:r>
        <m:oMath>
          <m:r>
            <w:rPr>
              <w:rFonts w:ascii="Cambria Math" w:hAnsi="Cambria Math" w:cs="Calibri"/>
              <w:sz w:val="24"/>
              <w:szCs w:val="24"/>
            </w:rPr>
            <m:t>750 mTorr</m:t>
          </m:r>
        </m:oMath>
        <w:r w:rsidR="00C151EC" w:rsidDel="00067644">
          <w:rPr>
            <w:rFonts w:ascii="Calibri" w:hAnsi="Calibri" w:cs="Calibri"/>
            <w:sz w:val="24"/>
            <w:szCs w:val="24"/>
          </w:rPr>
          <w:delText>, the bias voltage was</w:delText>
        </w:r>
        <w:r w:rsidR="00F16511" w:rsidDel="00067644">
          <w:rPr>
            <w:rFonts w:ascii="Calibri" w:hAnsi="Calibri" w:cs="Calibri"/>
            <w:sz w:val="24"/>
            <w:szCs w:val="24"/>
          </w:rPr>
          <w:delText xml:space="preserve"> </w:delText>
        </w:r>
        <m:oMath>
          <m:r>
            <w:rPr>
              <w:rFonts w:ascii="Cambria Math" w:hAnsi="Cambria Math" w:cs="Calibri"/>
              <w:sz w:val="24"/>
              <w:szCs w:val="24"/>
            </w:rPr>
            <m:t>-2 kV</m:t>
          </m:r>
        </m:oMath>
        <w:r w:rsidDel="00067644">
          <w:rPr>
            <w:rFonts w:ascii="Calibri" w:hAnsi="Calibri" w:cs="Calibri"/>
            <w:sz w:val="24"/>
            <w:szCs w:val="24"/>
          </w:rPr>
          <w:delText>.</w:delText>
        </w:r>
        <w:r w:rsidR="00C151EC" w:rsidDel="00067644">
          <w:rPr>
            <w:rFonts w:ascii="Calibri" w:hAnsi="Calibri" w:cs="Calibri"/>
            <w:sz w:val="24"/>
            <w:szCs w:val="24"/>
          </w:rPr>
          <w:delText xml:space="preserve"> It shows</w:delText>
        </w:r>
        <w:r w:rsidDel="00067644">
          <w:rPr>
            <w:rFonts w:ascii="Calibri" w:hAnsi="Calibri" w:cs="Calibri"/>
            <w:sz w:val="24"/>
            <w:szCs w:val="24"/>
          </w:rPr>
          <w:delText xml:space="preserve"> two glowing rings around the sphere at its equator</w:delText>
        </w:r>
        <w:r w:rsidR="00C151EC" w:rsidDel="00067644">
          <w:rPr>
            <w:rFonts w:ascii="Calibri" w:hAnsi="Calibri" w:cs="Calibri"/>
            <w:sz w:val="24"/>
            <w:szCs w:val="24"/>
          </w:rPr>
          <w:delText>.</w:delText>
        </w:r>
        <w:r w:rsidDel="00067644">
          <w:rPr>
            <w:rFonts w:ascii="Calibri" w:hAnsi="Calibri" w:cs="Calibri"/>
            <w:sz w:val="24"/>
            <w:szCs w:val="24"/>
          </w:rPr>
          <w:delText xml:space="preserve"> </w:delText>
        </w:r>
        <w:r w:rsidR="00842BC1" w:rsidDel="00067644">
          <w:rPr>
            <w:rFonts w:ascii="Calibri" w:hAnsi="Calibri" w:cs="Calibri"/>
            <w:sz w:val="24"/>
            <w:szCs w:val="24"/>
          </w:rPr>
          <w:delText>A</w:delText>
        </w:r>
        <w:r w:rsidDel="00067644">
          <w:rPr>
            <w:rFonts w:ascii="Calibri" w:hAnsi="Calibri" w:cs="Calibri"/>
            <w:sz w:val="24"/>
            <w:szCs w:val="24"/>
          </w:rPr>
          <w:delText xml:space="preserve"> </w:delText>
        </w:r>
        <w:r w:rsidR="00842BC1" w:rsidDel="00067644">
          <w:rPr>
            <w:rFonts w:ascii="Calibri" w:hAnsi="Calibri" w:cs="Calibri"/>
            <w:sz w:val="24"/>
            <w:szCs w:val="24"/>
          </w:rPr>
          <w:delText>bright</w:delText>
        </w:r>
        <w:r w:rsidR="00FC2937" w:rsidDel="00067644">
          <w:rPr>
            <w:rFonts w:ascii="Calibri" w:hAnsi="Calibri" w:cs="Calibri"/>
            <w:sz w:val="24"/>
            <w:szCs w:val="24"/>
          </w:rPr>
          <w:delText>, purple-colored</w:delText>
        </w:r>
        <w:r w:rsidR="00842BC1" w:rsidDel="00067644">
          <w:rPr>
            <w:rFonts w:ascii="Calibri" w:hAnsi="Calibri" w:cs="Calibri"/>
            <w:sz w:val="24"/>
            <w:szCs w:val="24"/>
          </w:rPr>
          <w:delText xml:space="preserve"> and thin </w:delText>
        </w:r>
        <w:r w:rsidDel="00067644">
          <w:rPr>
            <w:rFonts w:ascii="Calibri" w:hAnsi="Calibri" w:cs="Calibri"/>
            <w:sz w:val="24"/>
            <w:szCs w:val="24"/>
          </w:rPr>
          <w:delText xml:space="preserve">primary ring is </w:delText>
        </w:r>
        <w:r w:rsidR="00842BC1" w:rsidDel="00067644">
          <w:rPr>
            <w:rFonts w:ascii="Calibri" w:hAnsi="Calibri" w:cs="Calibri"/>
            <w:sz w:val="24"/>
            <w:szCs w:val="24"/>
          </w:rPr>
          <w:delText xml:space="preserve">located in proximity to </w:delText>
        </w:r>
        <w:r w:rsidDel="00067644">
          <w:rPr>
            <w:rFonts w:ascii="Calibri" w:hAnsi="Calibri" w:cs="Calibri"/>
            <w:sz w:val="24"/>
            <w:szCs w:val="24"/>
          </w:rPr>
          <w:delText>the surface of the sphere</w:delText>
        </w:r>
        <w:r w:rsidR="00C151EC" w:rsidDel="00067644">
          <w:rPr>
            <w:rFonts w:ascii="Calibri" w:hAnsi="Calibri" w:cs="Calibri"/>
            <w:sz w:val="24"/>
            <w:szCs w:val="24"/>
          </w:rPr>
          <w:delText xml:space="preserve">. </w:delText>
        </w:r>
        <w:r w:rsidR="00842BC1" w:rsidDel="00067644">
          <w:rPr>
            <w:rFonts w:ascii="Calibri" w:hAnsi="Calibri" w:cs="Calibri"/>
            <w:sz w:val="24"/>
            <w:szCs w:val="24"/>
          </w:rPr>
          <w:delText>A</w:delText>
        </w:r>
        <w:r w:rsidR="00C151EC" w:rsidDel="00067644">
          <w:rPr>
            <w:rFonts w:ascii="Calibri" w:hAnsi="Calibri" w:cs="Calibri"/>
            <w:sz w:val="24"/>
            <w:szCs w:val="24"/>
          </w:rPr>
          <w:delText xml:space="preserve"> </w:delText>
        </w:r>
        <w:r w:rsidR="00842BC1" w:rsidDel="00067644">
          <w:rPr>
            <w:rFonts w:ascii="Calibri" w:hAnsi="Calibri" w:cs="Calibri"/>
            <w:sz w:val="24"/>
            <w:szCs w:val="24"/>
          </w:rPr>
          <w:delText>dark</w:delText>
        </w:r>
        <w:r w:rsidR="00FC2937" w:rsidDel="00067644">
          <w:rPr>
            <w:rFonts w:ascii="Calibri" w:hAnsi="Calibri" w:cs="Calibri"/>
            <w:sz w:val="24"/>
            <w:szCs w:val="24"/>
          </w:rPr>
          <w:delText xml:space="preserve"> red-colored</w:delText>
        </w:r>
        <w:r w:rsidR="00842BC1" w:rsidDel="00067644">
          <w:rPr>
            <w:rFonts w:ascii="Calibri" w:hAnsi="Calibri" w:cs="Calibri"/>
            <w:sz w:val="24"/>
            <w:szCs w:val="24"/>
          </w:rPr>
          <w:delText xml:space="preserve"> and wider </w:delText>
        </w:r>
        <w:r w:rsidR="00C151EC" w:rsidDel="00067644">
          <w:rPr>
            <w:rFonts w:ascii="Calibri" w:hAnsi="Calibri" w:cs="Calibri"/>
            <w:sz w:val="24"/>
            <w:szCs w:val="24"/>
          </w:rPr>
          <w:delText xml:space="preserve">secondary ring is </w:delText>
        </w:r>
        <w:r w:rsidR="00842BC1" w:rsidDel="00067644">
          <w:rPr>
            <w:rFonts w:ascii="Calibri" w:hAnsi="Calibri" w:cs="Calibri"/>
            <w:sz w:val="24"/>
            <w:szCs w:val="24"/>
          </w:rPr>
          <w:delText xml:space="preserve">located </w:delText>
        </w:r>
        <w:r w:rsidR="00C151EC" w:rsidDel="00067644">
          <w:rPr>
            <w:rFonts w:ascii="Calibri" w:hAnsi="Calibri" w:cs="Calibri"/>
            <w:sz w:val="24"/>
            <w:szCs w:val="24"/>
          </w:rPr>
          <w:delText xml:space="preserve">further from the sphere. The two rings are separated </w:delText>
        </w:r>
        <w:r w:rsidR="00842BC1" w:rsidDel="00067644">
          <w:rPr>
            <w:rFonts w:ascii="Calibri" w:hAnsi="Calibri" w:cs="Calibri"/>
            <w:sz w:val="24"/>
            <w:szCs w:val="24"/>
          </w:rPr>
          <w:delText>by</w:delText>
        </w:r>
        <w:r w:rsidR="00C151EC" w:rsidDel="00067644">
          <w:rPr>
            <w:rFonts w:ascii="Calibri" w:hAnsi="Calibri" w:cs="Calibri"/>
            <w:sz w:val="24"/>
            <w:szCs w:val="24"/>
          </w:rPr>
          <w:delText xml:space="preserve"> a distinct dark gap.</w:delText>
        </w:r>
        <w:r w:rsidR="004A68CD" w:rsidDel="00067644">
          <w:rPr>
            <w:rFonts w:ascii="Calibri" w:hAnsi="Calibri" w:cs="Calibri"/>
            <w:sz w:val="24"/>
            <w:szCs w:val="24"/>
          </w:rPr>
          <w:delText xml:space="preserve"> The detailed features and simulation results are shown in the following sections to explain the formation of the </w:delText>
        </w:r>
        <w:r w:rsidR="00F16511" w:rsidDel="00067644">
          <w:rPr>
            <w:rFonts w:ascii="Calibri" w:hAnsi="Calibri" w:cs="Calibri"/>
            <w:sz w:val="24"/>
            <w:szCs w:val="24"/>
          </w:rPr>
          <w:delText>S</w:delText>
        </w:r>
        <w:r w:rsidR="004A68CD" w:rsidDel="00067644">
          <w:rPr>
            <w:rFonts w:ascii="Calibri" w:hAnsi="Calibri" w:cs="Calibri"/>
            <w:sz w:val="24"/>
            <w:szCs w:val="24"/>
          </w:rPr>
          <w:delText xml:space="preserve">tellar </w:delText>
        </w:r>
        <w:r w:rsidR="00F16511" w:rsidDel="00067644">
          <w:rPr>
            <w:rFonts w:ascii="Calibri" w:hAnsi="Calibri" w:cs="Calibri"/>
            <w:sz w:val="24"/>
            <w:szCs w:val="24"/>
          </w:rPr>
          <w:delText>R</w:delText>
        </w:r>
        <w:r w:rsidR="004A68CD" w:rsidDel="00067644">
          <w:rPr>
            <w:rFonts w:ascii="Calibri" w:hAnsi="Calibri" w:cs="Calibri"/>
            <w:sz w:val="24"/>
            <w:szCs w:val="24"/>
          </w:rPr>
          <w:delText xml:space="preserve">ing </w:delText>
        </w:r>
        <w:r w:rsidR="00F16511" w:rsidDel="00067644">
          <w:rPr>
            <w:rFonts w:ascii="Calibri" w:hAnsi="Calibri" w:cs="Calibri"/>
            <w:sz w:val="24"/>
            <w:szCs w:val="24"/>
          </w:rPr>
          <w:delText>C</w:delText>
        </w:r>
        <w:r w:rsidR="004A68CD" w:rsidDel="00067644">
          <w:rPr>
            <w:rFonts w:ascii="Calibri" w:hAnsi="Calibri" w:cs="Calibri"/>
            <w:sz w:val="24"/>
            <w:szCs w:val="24"/>
          </w:rPr>
          <w:delText>urrent</w:delText>
        </w:r>
        <w:r w:rsidR="002B6453" w:rsidDel="00067644">
          <w:rPr>
            <w:rFonts w:ascii="Calibri" w:hAnsi="Calibri" w:cs="Calibri"/>
            <w:sz w:val="24"/>
            <w:szCs w:val="24"/>
          </w:rPr>
          <w:delText>s</w:delText>
        </w:r>
        <w:r w:rsidR="004A68CD" w:rsidDel="00067644">
          <w:rPr>
            <w:rFonts w:ascii="Calibri" w:hAnsi="Calibri" w:cs="Calibri"/>
            <w:sz w:val="24"/>
            <w:szCs w:val="24"/>
          </w:rPr>
          <w:delText>.</w:delText>
        </w:r>
      </w:del>
    </w:p>
    <w:p w14:paraId="1DE82AC2" w14:textId="77777777" w:rsidR="00192AF6" w:rsidRDefault="00192AF6" w:rsidP="00192AF6">
      <w:pPr>
        <w:spacing w:after="0" w:line="240" w:lineRule="auto"/>
        <w:rPr>
          <w:rFonts w:ascii="Calibri" w:hAnsi="Calibri"/>
          <w:sz w:val="24"/>
          <w:szCs w:val="24"/>
        </w:rPr>
      </w:pPr>
    </w:p>
    <w:p w14:paraId="6EBD0E05" w14:textId="304409B2" w:rsidR="00626F5A" w:rsidRPr="001312F2" w:rsidRDefault="00ED769A" w:rsidP="001312F2">
      <w:pPr>
        <w:pStyle w:val="ListParagraph"/>
        <w:numPr>
          <w:ilvl w:val="1"/>
          <w:numId w:val="17"/>
        </w:numPr>
        <w:spacing w:after="0" w:line="240" w:lineRule="auto"/>
        <w:ind w:left="1080"/>
        <w:rPr>
          <w:rFonts w:ascii="Calibri" w:hAnsi="Calibri"/>
          <w:b/>
          <w:sz w:val="24"/>
          <w:szCs w:val="24"/>
        </w:rPr>
      </w:pPr>
      <w:del w:id="489" w:author="Xu Wang" w:date="2019-07-21T15:46:00Z">
        <w:r w:rsidDel="00067644">
          <w:rPr>
            <w:rFonts w:ascii="Calibri" w:hAnsi="Calibri"/>
            <w:b/>
            <w:sz w:val="24"/>
            <w:szCs w:val="24"/>
          </w:rPr>
          <w:delText>Simulation results</w:delText>
        </w:r>
      </w:del>
      <w:ins w:id="490" w:author="Xu Wang" w:date="2019-07-21T15:46:00Z">
        <w:r w:rsidR="00067644">
          <w:rPr>
            <w:rFonts w:ascii="Calibri" w:hAnsi="Calibri"/>
            <w:b/>
            <w:sz w:val="24"/>
            <w:szCs w:val="24"/>
          </w:rPr>
          <w:t>Overview</w:t>
        </w:r>
      </w:ins>
    </w:p>
    <w:p w14:paraId="65CFC2D6" w14:textId="77777777" w:rsidR="006C2DF0" w:rsidRPr="006C2DF0" w:rsidRDefault="006C2DF0" w:rsidP="006C2DF0">
      <w:pPr>
        <w:spacing w:after="0" w:line="240" w:lineRule="auto"/>
        <w:rPr>
          <w:rFonts w:ascii="Calibri" w:hAnsi="Calibri"/>
          <w:b/>
          <w:sz w:val="24"/>
          <w:szCs w:val="24"/>
        </w:rPr>
      </w:pPr>
    </w:p>
    <w:p w14:paraId="0C0F3873" w14:textId="061C60E7" w:rsidR="00067644" w:rsidRDefault="00067644" w:rsidP="00067644">
      <w:pPr>
        <w:spacing w:after="0" w:line="240" w:lineRule="auto"/>
        <w:ind w:firstLine="720"/>
        <w:rPr>
          <w:ins w:id="491" w:author="Xu Wang" w:date="2019-07-21T15:46:00Z"/>
          <w:rFonts w:ascii="Calibri" w:hAnsi="Calibri" w:cs="Calibri"/>
          <w:sz w:val="24"/>
          <w:szCs w:val="24"/>
        </w:rPr>
      </w:pPr>
      <w:ins w:id="492" w:author="Xu Wang" w:date="2019-07-21T15:46:00Z">
        <w:r>
          <w:rPr>
            <w:rFonts w:ascii="Calibri" w:hAnsi="Calibri" w:cs="Calibri"/>
            <w:sz w:val="24"/>
            <w:szCs w:val="24"/>
          </w:rPr>
          <w:t xml:space="preserve">An example of the image of the Stellar Ring Currents is shown in Fig. 2 in which the pressure was </w:t>
        </w:r>
        <m:oMath>
          <m:r>
            <w:rPr>
              <w:rFonts w:ascii="Cambria Math" w:hAnsi="Cambria Math" w:cs="Calibri"/>
              <w:sz w:val="24"/>
              <w:szCs w:val="24"/>
            </w:rPr>
            <m:t>750 mTorr</m:t>
          </m:r>
        </m:oMath>
        <w:r>
          <w:rPr>
            <w:rFonts w:ascii="Calibri" w:hAnsi="Calibri" w:cs="Calibri"/>
            <w:sz w:val="24"/>
            <w:szCs w:val="24"/>
          </w:rPr>
          <w:t xml:space="preserve">, the bias voltage was </w:t>
        </w:r>
        <m:oMath>
          <m:r>
            <w:rPr>
              <w:rFonts w:ascii="Cambria Math" w:hAnsi="Cambria Math" w:cs="Calibri"/>
              <w:sz w:val="24"/>
              <w:szCs w:val="24"/>
            </w:rPr>
            <m:t>-2 kV</m:t>
          </m:r>
        </m:oMath>
        <w:r>
          <w:rPr>
            <w:rFonts w:ascii="Calibri" w:hAnsi="Calibri" w:cs="Calibri"/>
            <w:sz w:val="24"/>
            <w:szCs w:val="24"/>
          </w:rPr>
          <w:t xml:space="preserve">. It shows two glowing rings around the sphere at its equator. A bright, purple-colored and thin primary ring is located in proximity to the surface of the sphere. A dark red-colored and wider secondary ring is located further from the sphere. The two rings are separated by a distinct dark gap. </w:t>
        </w:r>
      </w:ins>
    </w:p>
    <w:p w14:paraId="768587D4" w14:textId="675E6C96" w:rsidR="005412B0" w:rsidRPr="00067644" w:rsidRDefault="002C2320" w:rsidP="00067644">
      <w:pPr>
        <w:spacing w:after="0" w:line="240" w:lineRule="auto"/>
        <w:ind w:firstLine="720"/>
        <w:rPr>
          <w:rFonts w:ascii="Calibri" w:hAnsi="Calibri" w:cs="Calibri"/>
          <w:sz w:val="24"/>
          <w:szCs w:val="24"/>
        </w:rPr>
        <w:pPrChange w:id="493" w:author="Xu Wang" w:date="2019-07-21T15:46:00Z">
          <w:pPr>
            <w:spacing w:after="0" w:line="240" w:lineRule="auto"/>
          </w:pPr>
        </w:pPrChange>
      </w:pPr>
      <w:r>
        <w:rPr>
          <w:rFonts w:ascii="Calibri" w:hAnsi="Calibri"/>
          <w:sz w:val="24"/>
          <w:szCs w:val="24"/>
        </w:rPr>
        <w:t xml:space="preserve">Figure 3 shows the electron-neutral collision </w:t>
      </w:r>
      <w:r w:rsidR="00BA1DA6">
        <w:rPr>
          <w:rFonts w:ascii="Calibri" w:hAnsi="Calibri"/>
          <w:sz w:val="24"/>
          <w:szCs w:val="24"/>
        </w:rPr>
        <w:t>density</w:t>
      </w:r>
      <w:r>
        <w:rPr>
          <w:rFonts w:ascii="Calibri" w:hAnsi="Calibri"/>
          <w:sz w:val="24"/>
          <w:szCs w:val="24"/>
        </w:rPr>
        <w:t xml:space="preserve"> </w:t>
      </w:r>
      <w:r w:rsidR="00BA1DA6">
        <w:rPr>
          <w:rFonts w:ascii="Calibri" w:hAnsi="Calibri"/>
          <w:sz w:val="24"/>
          <w:szCs w:val="24"/>
        </w:rPr>
        <w:t xml:space="preserve">above a threshold of </w:t>
      </w:r>
      <m:oMath>
        <m:r>
          <w:rPr>
            <w:rFonts w:ascii="Cambria Math" w:hAnsi="Cambria Math" w:cstheme="minorHAnsi"/>
            <w:sz w:val="24"/>
            <w:szCs w:val="24"/>
          </w:rPr>
          <m:t>2∙</m:t>
        </m:r>
        <m:sSup>
          <m:sSupPr>
            <m:ctrlPr>
              <w:rPr>
                <w:rFonts w:ascii="Cambria Math" w:hAnsi="Cambria Math" w:cstheme="minorHAnsi"/>
                <w:bCs/>
                <w:i/>
                <w:sz w:val="24"/>
                <w:szCs w:val="24"/>
              </w:rPr>
            </m:ctrlPr>
          </m:sSupPr>
          <m:e>
            <m:r>
              <w:rPr>
                <w:rFonts w:ascii="Cambria Math" w:hAnsi="Cambria Math" w:cstheme="minorHAnsi"/>
                <w:sz w:val="24"/>
                <w:szCs w:val="24"/>
              </w:rPr>
              <m:t>10</m:t>
            </m:r>
          </m:e>
          <m:sup>
            <m:r>
              <w:rPr>
                <w:rFonts w:ascii="Cambria Math" w:hAnsi="Cambria Math" w:cstheme="minorHAnsi"/>
                <w:sz w:val="24"/>
                <w:szCs w:val="24"/>
              </w:rPr>
              <m:t>10</m:t>
            </m:r>
          </m:sup>
        </m:sSup>
        <m:r>
          <w:rPr>
            <w:rFonts w:ascii="Cambria Math" w:hAnsi="Cambria Math" w:cstheme="minorHAnsi"/>
            <w:sz w:val="24"/>
            <w:szCs w:val="24"/>
          </w:rPr>
          <m:t xml:space="preserve"> </m:t>
        </m:r>
        <m:sSup>
          <m:sSupPr>
            <m:ctrlPr>
              <w:rPr>
                <w:rFonts w:ascii="Cambria Math" w:hAnsi="Cambria Math" w:cstheme="minorHAnsi"/>
                <w:bCs/>
                <w:i/>
                <w:sz w:val="24"/>
                <w:szCs w:val="24"/>
              </w:rPr>
            </m:ctrlPr>
          </m:sSupPr>
          <m:e>
            <m:r>
              <w:rPr>
                <w:rFonts w:ascii="Cambria Math" w:hAnsi="Cambria Math" w:cstheme="minorHAnsi"/>
                <w:sz w:val="24"/>
                <w:szCs w:val="24"/>
              </w:rPr>
              <m:t>collisions∙m</m:t>
            </m:r>
          </m:e>
          <m:sup>
            <m:r>
              <w:rPr>
                <w:rFonts w:ascii="Cambria Math" w:hAnsi="Cambria Math" w:cstheme="minorHAnsi"/>
                <w:sz w:val="24"/>
                <w:szCs w:val="24"/>
              </w:rPr>
              <m:t>-3</m:t>
            </m:r>
          </m:sup>
        </m:sSup>
      </m:oMath>
      <w:r>
        <w:rPr>
          <w:rFonts w:ascii="Calibri" w:hAnsi="Calibri"/>
          <w:sz w:val="24"/>
          <w:szCs w:val="24"/>
        </w:rPr>
        <w:t xml:space="preserve">in a 3D profile. It clearly shows that the collisions are concentrated at </w:t>
      </w:r>
      <w:r w:rsidR="00A327FD">
        <w:rPr>
          <w:rFonts w:ascii="Calibri" w:hAnsi="Calibri"/>
          <w:sz w:val="24"/>
          <w:szCs w:val="24"/>
        </w:rPr>
        <w:t xml:space="preserve">the </w:t>
      </w:r>
      <w:r>
        <w:rPr>
          <w:rFonts w:ascii="Calibri" w:hAnsi="Calibri"/>
          <w:sz w:val="24"/>
          <w:szCs w:val="24"/>
        </w:rPr>
        <w:t xml:space="preserve">equator, forming a ring-shaped profile that is similar to the </w:t>
      </w:r>
      <w:r w:rsidR="00BA1DA6">
        <w:rPr>
          <w:rFonts w:ascii="Calibri" w:hAnsi="Calibri"/>
          <w:sz w:val="24"/>
          <w:szCs w:val="24"/>
        </w:rPr>
        <w:t xml:space="preserve">image of the </w:t>
      </w:r>
      <w:r>
        <w:rPr>
          <w:rFonts w:ascii="Calibri" w:hAnsi="Calibri"/>
          <w:sz w:val="24"/>
          <w:szCs w:val="24"/>
        </w:rPr>
        <w:t>glowing primary</w:t>
      </w:r>
      <w:r w:rsidRPr="00F16511">
        <w:rPr>
          <w:rFonts w:cstheme="minorHAnsi"/>
          <w:sz w:val="24"/>
          <w:szCs w:val="24"/>
        </w:rPr>
        <w:t xml:space="preserve"> ring shown in Fig. 2. </w:t>
      </w:r>
      <w:r w:rsidR="004E0C84">
        <w:rPr>
          <w:rFonts w:ascii="Calibri" w:hAnsi="Calibri"/>
          <w:sz w:val="24"/>
          <w:szCs w:val="24"/>
        </w:rPr>
        <w:t>T</w:t>
      </w:r>
      <w:r w:rsidR="005412B0" w:rsidRPr="006C2DF0">
        <w:rPr>
          <w:rFonts w:ascii="Calibri" w:hAnsi="Calibri" w:cs="Calibri"/>
          <w:bCs/>
          <w:sz w:val="24"/>
          <w:szCs w:val="24"/>
        </w:rPr>
        <w:t xml:space="preserve">he secondary ring is </w:t>
      </w:r>
      <w:r w:rsidR="00525FB9">
        <w:rPr>
          <w:rFonts w:ascii="Calibri" w:hAnsi="Calibri" w:cs="Calibri"/>
          <w:bCs/>
          <w:sz w:val="24"/>
          <w:szCs w:val="24"/>
        </w:rPr>
        <w:t>too faint to be</w:t>
      </w:r>
      <w:r w:rsidR="00525FB9" w:rsidRPr="006C2DF0">
        <w:rPr>
          <w:rFonts w:ascii="Calibri" w:hAnsi="Calibri" w:cs="Calibri"/>
          <w:bCs/>
          <w:sz w:val="24"/>
          <w:szCs w:val="24"/>
        </w:rPr>
        <w:t xml:space="preserve"> </w:t>
      </w:r>
      <w:r w:rsidR="00525FB9">
        <w:rPr>
          <w:rFonts w:ascii="Calibri" w:hAnsi="Calibri" w:cs="Calibri"/>
          <w:bCs/>
          <w:sz w:val="24"/>
          <w:szCs w:val="24"/>
        </w:rPr>
        <w:t xml:space="preserve">distinguishable </w:t>
      </w:r>
      <w:r w:rsidR="004E0C84">
        <w:rPr>
          <w:rFonts w:ascii="Calibri" w:hAnsi="Calibri" w:cs="Calibri"/>
          <w:bCs/>
          <w:sz w:val="24"/>
          <w:szCs w:val="24"/>
        </w:rPr>
        <w:t xml:space="preserve">in Fig. 3 </w:t>
      </w:r>
      <w:r w:rsidR="00525FB9">
        <w:rPr>
          <w:rFonts w:ascii="Calibri" w:hAnsi="Calibri" w:cs="Calibri"/>
          <w:bCs/>
          <w:sz w:val="24"/>
          <w:szCs w:val="24"/>
        </w:rPr>
        <w:t>from a diffused collision density profile outside the primary ring</w:t>
      </w:r>
      <w:r w:rsidR="005412B0" w:rsidRPr="006C2DF0">
        <w:rPr>
          <w:rFonts w:ascii="Calibri" w:hAnsi="Calibri" w:cs="Calibri"/>
          <w:bCs/>
          <w:sz w:val="24"/>
          <w:szCs w:val="24"/>
        </w:rPr>
        <w:t>.</w:t>
      </w:r>
      <w:r w:rsidR="00525FB9">
        <w:rPr>
          <w:rFonts w:ascii="Calibri" w:hAnsi="Calibri" w:cs="Calibri"/>
          <w:bCs/>
          <w:sz w:val="24"/>
          <w:szCs w:val="24"/>
        </w:rPr>
        <w:t xml:space="preserve"> It will be shown later in section 4.3 in a 2D profile of the collisions.</w:t>
      </w:r>
      <w:ins w:id="494" w:author="Xu Wang" w:date="2019-07-21T15:48:00Z">
        <w:r w:rsidR="00067644" w:rsidRPr="00067644">
          <w:rPr>
            <w:rFonts w:ascii="Calibri" w:hAnsi="Calibri" w:cs="Calibri"/>
            <w:sz w:val="24"/>
            <w:szCs w:val="24"/>
          </w:rPr>
          <w:t xml:space="preserve"> </w:t>
        </w:r>
        <w:r w:rsidR="00067644">
          <w:rPr>
            <w:rFonts w:ascii="Calibri" w:hAnsi="Calibri" w:cs="Calibri"/>
            <w:sz w:val="24"/>
            <w:szCs w:val="24"/>
          </w:rPr>
          <w:t>The detailed features and simulation results are shown in the following sections to explain the formation of the Stellar Ring Currents.</w:t>
        </w:r>
      </w:ins>
    </w:p>
    <w:p w14:paraId="7BB8BD42" w14:textId="77777777" w:rsidR="00B81C1C" w:rsidRDefault="00B81C1C" w:rsidP="00B0431D">
      <w:pPr>
        <w:spacing w:after="0" w:line="240" w:lineRule="auto"/>
        <w:rPr>
          <w:rFonts w:ascii="Calibri" w:hAnsi="Calibri" w:cs="Calibri"/>
          <w:bCs/>
        </w:rPr>
      </w:pPr>
    </w:p>
    <w:p w14:paraId="794186E2" w14:textId="77777777" w:rsidR="005C1F0A" w:rsidRDefault="00004662" w:rsidP="00B0431D">
      <w:pPr>
        <w:spacing w:after="0" w:line="240" w:lineRule="auto"/>
        <w:jc w:val="center"/>
        <w:rPr>
          <w:rFonts w:ascii="Calibri" w:hAnsi="Calibri" w:cs="Calibri"/>
          <w:bCs/>
          <w:sz w:val="20"/>
          <w:szCs w:val="20"/>
        </w:rPr>
      </w:pPr>
      <w:r>
        <w:rPr>
          <w:rFonts w:ascii="Calibri" w:hAnsi="Calibri" w:cs="Calibri"/>
          <w:bCs/>
          <w:noProof/>
          <w:sz w:val="20"/>
          <w:szCs w:val="20"/>
        </w:rPr>
        <w:drawing>
          <wp:inline distT="0" distB="0" distL="0" distR="0" wp14:anchorId="4707A4C0" wp14:editId="0B48231C">
            <wp:extent cx="4276725" cy="2965563"/>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4900" cy="2992034"/>
                    </a:xfrm>
                    <a:prstGeom prst="rect">
                      <a:avLst/>
                    </a:prstGeom>
                    <a:noFill/>
                    <a:ln>
                      <a:noFill/>
                    </a:ln>
                  </pic:spPr>
                </pic:pic>
              </a:graphicData>
            </a:graphic>
          </wp:inline>
        </w:drawing>
      </w:r>
    </w:p>
    <w:p w14:paraId="61E07A52" w14:textId="77777777" w:rsidR="00511C95" w:rsidRDefault="00511C95" w:rsidP="00B0431D">
      <w:pPr>
        <w:spacing w:after="0" w:line="240" w:lineRule="auto"/>
        <w:jc w:val="center"/>
        <w:rPr>
          <w:rFonts w:ascii="Calibri" w:hAnsi="Calibri" w:cs="Calibri"/>
          <w:bCs/>
          <w:sz w:val="20"/>
          <w:szCs w:val="20"/>
        </w:rPr>
      </w:pPr>
    </w:p>
    <w:p w14:paraId="7BC17D1E" w14:textId="5C291523" w:rsidR="00572E0A" w:rsidRDefault="00B81C1C" w:rsidP="00572E0A">
      <w:pPr>
        <w:spacing w:after="0" w:line="240" w:lineRule="auto"/>
        <w:jc w:val="center"/>
        <w:rPr>
          <w:rFonts w:ascii="Calibri" w:hAnsi="Calibri" w:cs="Calibri"/>
          <w:bCs/>
          <w:sz w:val="20"/>
          <w:szCs w:val="20"/>
        </w:rPr>
      </w:pPr>
      <w:r w:rsidRPr="00B81C1C">
        <w:rPr>
          <w:rFonts w:ascii="Calibri" w:hAnsi="Calibri" w:cs="Calibri"/>
          <w:bCs/>
          <w:sz w:val="20"/>
          <w:szCs w:val="20"/>
        </w:rPr>
        <w:lastRenderedPageBreak/>
        <w:t xml:space="preserve">Figure </w:t>
      </w:r>
      <w:r w:rsidR="007A25B0">
        <w:rPr>
          <w:rFonts w:ascii="Calibri" w:hAnsi="Calibri" w:cs="Calibri"/>
          <w:bCs/>
          <w:sz w:val="20"/>
          <w:szCs w:val="20"/>
        </w:rPr>
        <w:t>2</w:t>
      </w:r>
      <w:r w:rsidRPr="00B81C1C">
        <w:rPr>
          <w:rFonts w:ascii="Calibri" w:hAnsi="Calibri" w:cs="Calibri"/>
          <w:bCs/>
          <w:sz w:val="20"/>
          <w:szCs w:val="20"/>
        </w:rPr>
        <w:t xml:space="preserve"> – Image of the Stellar Ring Current</w:t>
      </w:r>
      <w:r w:rsidR="002B6453">
        <w:rPr>
          <w:rFonts w:ascii="Calibri" w:hAnsi="Calibri" w:cs="Calibri"/>
          <w:bCs/>
          <w:sz w:val="20"/>
          <w:szCs w:val="20"/>
        </w:rPr>
        <w:t>s</w:t>
      </w:r>
      <w:r w:rsidRPr="00B81C1C">
        <w:rPr>
          <w:rFonts w:ascii="Calibri" w:hAnsi="Calibri" w:cs="Calibri"/>
          <w:bCs/>
          <w:sz w:val="20"/>
          <w:szCs w:val="20"/>
        </w:rPr>
        <w:t xml:space="preserve"> </w:t>
      </w:r>
      <w:r w:rsidR="00F16511">
        <w:rPr>
          <w:rFonts w:ascii="Calibri" w:hAnsi="Calibri" w:cs="Calibri"/>
          <w:bCs/>
          <w:sz w:val="20"/>
          <w:szCs w:val="20"/>
        </w:rPr>
        <w:t xml:space="preserve">at </w:t>
      </w:r>
      <m:oMath>
        <m:r>
          <w:rPr>
            <w:rFonts w:ascii="Cambria Math" w:hAnsi="Cambria Math" w:cs="Calibri"/>
            <w:sz w:val="20"/>
            <w:szCs w:val="20"/>
          </w:rPr>
          <m:t>750 mTorr</m:t>
        </m:r>
      </m:oMath>
      <w:r w:rsidR="00F16511">
        <w:rPr>
          <w:rFonts w:ascii="Calibri" w:hAnsi="Calibri" w:cs="Calibri"/>
          <w:bCs/>
          <w:sz w:val="20"/>
          <w:szCs w:val="20"/>
        </w:rPr>
        <w:t xml:space="preserve"> </w:t>
      </w:r>
      <w:r w:rsidRPr="00B81C1C">
        <w:rPr>
          <w:rFonts w:ascii="Calibri" w:hAnsi="Calibri" w:cs="Calibri"/>
          <w:bCs/>
          <w:sz w:val="20"/>
          <w:szCs w:val="20"/>
        </w:rPr>
        <w:t xml:space="preserve">in the experiment to show visual similarity to the simulation in figure </w:t>
      </w:r>
      <w:r w:rsidR="005C1F0A">
        <w:rPr>
          <w:rFonts w:ascii="Calibri" w:hAnsi="Calibri" w:cs="Calibri"/>
          <w:bCs/>
          <w:sz w:val="20"/>
          <w:szCs w:val="20"/>
        </w:rPr>
        <w:t>3</w:t>
      </w:r>
      <w:r w:rsidRPr="00B81C1C">
        <w:rPr>
          <w:rFonts w:ascii="Calibri" w:hAnsi="Calibri" w:cs="Calibri"/>
          <w:bCs/>
          <w:sz w:val="20"/>
          <w:szCs w:val="20"/>
        </w:rPr>
        <w:t>.</w:t>
      </w:r>
      <w:r w:rsidR="00004662">
        <w:rPr>
          <w:rFonts w:ascii="Calibri" w:hAnsi="Calibri" w:cs="Calibri"/>
          <w:bCs/>
          <w:sz w:val="20"/>
          <w:szCs w:val="20"/>
        </w:rPr>
        <w:t xml:space="preserve"> [Camera: SONY/ILCE-7R. Shutter Speed: 8 s, F-stop: F3.5, ISO: 50, Focal Length: 35 mm, Exposure Value: 0]</w:t>
      </w:r>
    </w:p>
    <w:p w14:paraId="48E9E63A" w14:textId="77777777" w:rsidR="00572E0A" w:rsidRDefault="00572E0A" w:rsidP="00572E0A">
      <w:pPr>
        <w:spacing w:after="0" w:line="240" w:lineRule="auto"/>
        <w:jc w:val="center"/>
        <w:rPr>
          <w:rFonts w:ascii="Calibri" w:hAnsi="Calibri" w:cs="Calibri"/>
          <w:bCs/>
          <w:sz w:val="20"/>
          <w:szCs w:val="20"/>
        </w:rPr>
      </w:pPr>
    </w:p>
    <w:p w14:paraId="50322280" w14:textId="77777777" w:rsidR="00572E0A" w:rsidRDefault="00572E0A" w:rsidP="00572E0A">
      <w:pPr>
        <w:spacing w:after="0" w:line="240" w:lineRule="auto"/>
        <w:jc w:val="center"/>
        <w:rPr>
          <w:rFonts w:ascii="Calibri" w:hAnsi="Calibri" w:cs="Calibri"/>
          <w:bCs/>
          <w:sz w:val="20"/>
          <w:szCs w:val="20"/>
        </w:rPr>
      </w:pPr>
      <w:r>
        <w:rPr>
          <w:rFonts w:ascii="Calibri" w:hAnsi="Calibri" w:cs="Calibri"/>
          <w:bCs/>
          <w:noProof/>
          <w:sz w:val="20"/>
          <w:szCs w:val="20"/>
        </w:rPr>
        <w:drawing>
          <wp:inline distT="0" distB="0" distL="0" distR="0" wp14:anchorId="697795FA" wp14:editId="2BC1897D">
            <wp:extent cx="4410075" cy="38305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11822" cy="3832063"/>
                    </a:xfrm>
                    <a:prstGeom prst="rect">
                      <a:avLst/>
                    </a:prstGeom>
                    <a:noFill/>
                    <a:ln>
                      <a:noFill/>
                    </a:ln>
                  </pic:spPr>
                </pic:pic>
              </a:graphicData>
            </a:graphic>
          </wp:inline>
        </w:drawing>
      </w:r>
    </w:p>
    <w:p w14:paraId="2E6263C4" w14:textId="77777777" w:rsidR="00572E0A" w:rsidRDefault="00572E0A" w:rsidP="00572E0A">
      <w:pPr>
        <w:spacing w:after="0" w:line="240" w:lineRule="auto"/>
        <w:jc w:val="center"/>
        <w:rPr>
          <w:rFonts w:ascii="Calibri" w:hAnsi="Calibri" w:cs="Calibri"/>
          <w:bCs/>
          <w:sz w:val="20"/>
          <w:szCs w:val="20"/>
        </w:rPr>
      </w:pPr>
    </w:p>
    <w:p w14:paraId="0F9A12D3" w14:textId="77777777" w:rsidR="00511C95" w:rsidRDefault="00572E0A" w:rsidP="00FD4C4E">
      <w:pPr>
        <w:spacing w:after="0" w:line="240" w:lineRule="auto"/>
        <w:jc w:val="center"/>
        <w:rPr>
          <w:rFonts w:ascii="Calibri" w:hAnsi="Calibri" w:cs="Calibri"/>
          <w:bCs/>
          <w:sz w:val="20"/>
          <w:szCs w:val="20"/>
        </w:rPr>
      </w:pPr>
      <w:r w:rsidRPr="00FD050A">
        <w:rPr>
          <w:rFonts w:ascii="Calibri" w:hAnsi="Calibri" w:cs="Calibri"/>
          <w:bCs/>
          <w:sz w:val="20"/>
          <w:szCs w:val="20"/>
        </w:rPr>
        <w:t xml:space="preserve">Figure </w:t>
      </w:r>
      <w:r w:rsidR="007A25B0">
        <w:rPr>
          <w:rFonts w:ascii="Calibri" w:hAnsi="Calibri" w:cs="Calibri"/>
          <w:bCs/>
          <w:sz w:val="20"/>
          <w:szCs w:val="20"/>
        </w:rPr>
        <w:t>3</w:t>
      </w:r>
      <w:r>
        <w:rPr>
          <w:rFonts w:ascii="Calibri" w:hAnsi="Calibri" w:cs="Calibri"/>
          <w:bCs/>
          <w:sz w:val="20"/>
          <w:szCs w:val="20"/>
        </w:rPr>
        <w:t xml:space="preserve"> –</w:t>
      </w:r>
      <w:r w:rsidR="002D607B">
        <w:rPr>
          <w:rFonts w:ascii="Calibri" w:hAnsi="Calibri" w:cs="Calibri"/>
          <w:bCs/>
          <w:sz w:val="20"/>
          <w:szCs w:val="20"/>
        </w:rPr>
        <w:t xml:space="preserve"> T</w:t>
      </w:r>
      <w:r w:rsidRPr="00FD050A">
        <w:rPr>
          <w:rFonts w:ascii="Calibri" w:hAnsi="Calibri" w:cs="Calibri"/>
          <w:bCs/>
          <w:sz w:val="20"/>
          <w:szCs w:val="20"/>
        </w:rPr>
        <w:t xml:space="preserve">he data analysis tool we created </w:t>
      </w:r>
      <w:r w:rsidR="002D607B">
        <w:rPr>
          <w:rFonts w:ascii="Calibri" w:hAnsi="Calibri" w:cs="Calibri"/>
          <w:bCs/>
          <w:sz w:val="20"/>
          <w:szCs w:val="20"/>
        </w:rPr>
        <w:t>discretized the space around the sphere into spherical shell pieces and only kept collisions in these volumes that were equal or greater to the cut off collisional density value</w:t>
      </w:r>
      <w:r w:rsidR="002D607B" w:rsidRPr="00FD050A">
        <w:rPr>
          <w:rFonts w:ascii="Calibri" w:hAnsi="Calibri" w:cs="Calibri"/>
          <w:bCs/>
          <w:sz w:val="20"/>
          <w:szCs w:val="20"/>
        </w:rPr>
        <w:t xml:space="preserve"> of </w:t>
      </w:r>
      <m:oMath>
        <m:r>
          <w:rPr>
            <w:rFonts w:ascii="Cambria Math" w:hAnsi="Cambria Math" w:cs="Calibri"/>
            <w:sz w:val="20"/>
            <w:szCs w:val="20"/>
          </w:rPr>
          <m:t>2∙</m:t>
        </m:r>
        <m:sSup>
          <m:sSupPr>
            <m:ctrlPr>
              <w:rPr>
                <w:rFonts w:ascii="Cambria Math" w:hAnsi="Cambria Math" w:cs="Calibri"/>
                <w:bCs/>
                <w:i/>
                <w:sz w:val="20"/>
                <w:szCs w:val="20"/>
              </w:rPr>
            </m:ctrlPr>
          </m:sSupPr>
          <m:e>
            <m:r>
              <w:rPr>
                <w:rFonts w:ascii="Cambria Math" w:hAnsi="Cambria Math" w:cs="Calibri"/>
                <w:sz w:val="20"/>
                <w:szCs w:val="20"/>
              </w:rPr>
              <m:t>10</m:t>
            </m:r>
          </m:e>
          <m:sup>
            <m:r>
              <w:rPr>
                <w:rFonts w:ascii="Cambria Math" w:hAnsi="Cambria Math" w:cs="Calibri"/>
                <w:sz w:val="20"/>
                <w:szCs w:val="20"/>
              </w:rPr>
              <m:t>10</m:t>
            </m:r>
          </m:sup>
        </m:sSup>
        <m:r>
          <w:rPr>
            <w:rFonts w:ascii="Cambria Math" w:hAnsi="Cambria Math" w:cs="Calibri"/>
            <w:sz w:val="20"/>
            <w:szCs w:val="20"/>
          </w:rPr>
          <m:t xml:space="preserve"> </m:t>
        </m:r>
        <m:sSup>
          <m:sSupPr>
            <m:ctrlPr>
              <w:rPr>
                <w:rFonts w:ascii="Cambria Math" w:hAnsi="Cambria Math" w:cs="Calibri"/>
                <w:bCs/>
                <w:i/>
                <w:sz w:val="20"/>
                <w:szCs w:val="20"/>
              </w:rPr>
            </m:ctrlPr>
          </m:sSupPr>
          <m:e>
            <m:r>
              <w:rPr>
                <w:rFonts w:ascii="Cambria Math" w:hAnsi="Cambria Math" w:cs="Calibri"/>
                <w:sz w:val="20"/>
                <w:szCs w:val="20"/>
              </w:rPr>
              <m:t>collisions∙m</m:t>
            </m:r>
          </m:e>
          <m:sup>
            <m:r>
              <w:rPr>
                <w:rFonts w:ascii="Cambria Math" w:hAnsi="Cambria Math" w:cs="Calibri"/>
                <w:sz w:val="20"/>
                <w:szCs w:val="20"/>
              </w:rPr>
              <m:t>-3</m:t>
            </m:r>
          </m:sup>
        </m:sSup>
      </m:oMath>
      <w:r w:rsidR="002D607B">
        <w:rPr>
          <w:rFonts w:ascii="Calibri" w:hAnsi="Calibri" w:cs="Calibri"/>
          <w:bCs/>
          <w:sz w:val="20"/>
          <w:szCs w:val="20"/>
        </w:rPr>
        <w:t xml:space="preserve">. The additional points surrounding the sphere in its equatorial plane are due to random noise. </w:t>
      </w:r>
      <w:r>
        <w:rPr>
          <w:rFonts w:ascii="Calibri" w:hAnsi="Calibri" w:cs="Calibri"/>
          <w:bCs/>
          <w:sz w:val="20"/>
          <w:szCs w:val="20"/>
        </w:rPr>
        <w:t>The yellow dots on the sphere show the locations where all the electrons initially started.</w:t>
      </w:r>
    </w:p>
    <w:p w14:paraId="24D0DA1B" w14:textId="77777777" w:rsidR="001F293C" w:rsidRDefault="001F293C" w:rsidP="00FD4C4E">
      <w:pPr>
        <w:spacing w:after="0" w:line="240" w:lineRule="auto"/>
        <w:jc w:val="center"/>
        <w:rPr>
          <w:rFonts w:ascii="Calibri" w:hAnsi="Calibri" w:cs="Calibri"/>
          <w:bCs/>
          <w:sz w:val="20"/>
          <w:szCs w:val="20"/>
        </w:rPr>
      </w:pPr>
    </w:p>
    <w:p w14:paraId="7B4C1326" w14:textId="77777777" w:rsidR="001F293C" w:rsidRDefault="001F293C" w:rsidP="00FD4C4E">
      <w:pPr>
        <w:spacing w:after="0" w:line="240" w:lineRule="auto"/>
        <w:jc w:val="center"/>
        <w:rPr>
          <w:rFonts w:ascii="Calibri" w:hAnsi="Calibri" w:cs="Calibri"/>
          <w:bCs/>
          <w:sz w:val="20"/>
          <w:szCs w:val="20"/>
        </w:rPr>
      </w:pPr>
    </w:p>
    <w:p w14:paraId="308794BD" w14:textId="77777777" w:rsidR="00F27EDF" w:rsidRPr="00B179D4" w:rsidRDefault="00F27EDF" w:rsidP="001312F2">
      <w:pPr>
        <w:pStyle w:val="ListParagraph"/>
        <w:numPr>
          <w:ilvl w:val="1"/>
          <w:numId w:val="17"/>
        </w:numPr>
        <w:spacing w:after="0" w:line="240" w:lineRule="auto"/>
        <w:ind w:left="1080"/>
        <w:rPr>
          <w:rFonts w:ascii="Calibri" w:hAnsi="Calibri" w:cs="Calibri"/>
          <w:b/>
          <w:bCs/>
        </w:rPr>
      </w:pPr>
      <w:r w:rsidRPr="00B179D4">
        <w:rPr>
          <w:rFonts w:ascii="Calibri" w:hAnsi="Calibri" w:cs="Calibri"/>
          <w:b/>
          <w:bCs/>
        </w:rPr>
        <w:t>Primary Ring</w:t>
      </w:r>
    </w:p>
    <w:p w14:paraId="5C61DAEB" w14:textId="77777777" w:rsidR="00F27EDF" w:rsidRPr="00B179D4" w:rsidRDefault="00F27EDF" w:rsidP="00F27EDF">
      <w:pPr>
        <w:spacing w:after="0" w:line="240" w:lineRule="auto"/>
        <w:rPr>
          <w:rFonts w:ascii="Calibri" w:hAnsi="Calibri" w:cs="Calibri"/>
          <w:b/>
          <w:bCs/>
        </w:rPr>
      </w:pPr>
    </w:p>
    <w:p w14:paraId="3118556B" w14:textId="3ED79B5D" w:rsidR="00B81C1C" w:rsidRDefault="005B5CB2" w:rsidP="00F27EDF">
      <w:pPr>
        <w:spacing w:after="0" w:line="240" w:lineRule="auto"/>
        <w:ind w:firstLine="720"/>
        <w:rPr>
          <w:rFonts w:ascii="Calibri" w:hAnsi="Calibri" w:cs="Calibri"/>
          <w:bCs/>
        </w:rPr>
      </w:pPr>
      <w:r>
        <w:rPr>
          <w:rFonts w:ascii="Calibri" w:hAnsi="Calibri" w:cs="Calibri"/>
          <w:bCs/>
        </w:rPr>
        <w:t>To understand the formation of the primary ring, the examples of trajectories of the electrons launched from three different latitudes are shown in Fig. 4.</w:t>
      </w:r>
      <w:r w:rsidR="00F27EDF">
        <w:rPr>
          <w:rFonts w:ascii="Calibri" w:hAnsi="Calibri" w:cs="Calibri"/>
          <w:bCs/>
        </w:rPr>
        <w:t xml:space="preserve"> </w:t>
      </w:r>
      <w:r w:rsidR="008D1E0C">
        <w:rPr>
          <w:rFonts w:ascii="Calibri" w:hAnsi="Calibri" w:cs="Calibri"/>
          <w:bCs/>
        </w:rPr>
        <w:t xml:space="preserve">The electrons that are released from higher latitudes </w:t>
      </w:r>
      <w:r w:rsidR="004112A3">
        <w:rPr>
          <w:rFonts w:ascii="Calibri" w:hAnsi="Calibri" w:cs="Calibri"/>
          <w:bCs/>
        </w:rPr>
        <w:t xml:space="preserve">(white and red colors on the top and bottom) </w:t>
      </w:r>
      <w:r w:rsidR="008D1E0C">
        <w:rPr>
          <w:rFonts w:ascii="Calibri" w:hAnsi="Calibri" w:cs="Calibri"/>
          <w:bCs/>
        </w:rPr>
        <w:t>start to follow their local magnetic field line</w:t>
      </w:r>
      <w:r w:rsidR="004112A3">
        <w:rPr>
          <w:rFonts w:ascii="Calibri" w:hAnsi="Calibri" w:cs="Calibri"/>
          <w:bCs/>
        </w:rPr>
        <w:t>s</w:t>
      </w:r>
      <w:r w:rsidR="008D1E0C">
        <w:rPr>
          <w:rFonts w:ascii="Calibri" w:hAnsi="Calibri" w:cs="Calibri"/>
          <w:bCs/>
        </w:rPr>
        <w:t xml:space="preserve"> </w:t>
      </w:r>
      <w:r w:rsidR="004112A3">
        <w:rPr>
          <w:rFonts w:ascii="Calibri" w:hAnsi="Calibri" w:cs="Calibri"/>
          <w:bCs/>
        </w:rPr>
        <w:t>and then become a random walk away from the sphere relatively rapidly. This is</w:t>
      </w:r>
      <w:r w:rsidR="008D1E0C">
        <w:rPr>
          <w:rFonts w:ascii="Calibri" w:hAnsi="Calibri" w:cs="Calibri"/>
          <w:bCs/>
        </w:rPr>
        <w:t xml:space="preserve"> because the</w:t>
      </w:r>
      <w:r w:rsidR="004112A3">
        <w:rPr>
          <w:rFonts w:ascii="Calibri" w:hAnsi="Calibri" w:cs="Calibri"/>
          <w:bCs/>
        </w:rPr>
        <w:t xml:space="preserve"> magnetic</w:t>
      </w:r>
      <w:r w:rsidR="008D1E0C">
        <w:rPr>
          <w:rFonts w:ascii="Calibri" w:hAnsi="Calibri" w:cs="Calibri"/>
          <w:bCs/>
        </w:rPr>
        <w:t xml:space="preserve"> field decreases more rapidly</w:t>
      </w:r>
      <w:r w:rsidR="004112A3">
        <w:rPr>
          <w:rFonts w:ascii="Calibri" w:hAnsi="Calibri" w:cs="Calibri"/>
          <w:bCs/>
        </w:rPr>
        <w:t xml:space="preserve"> at higher latitudes and</w:t>
      </w:r>
      <w:r w:rsidR="008D1E0C">
        <w:rPr>
          <w:rFonts w:ascii="Calibri" w:hAnsi="Calibri" w:cs="Calibri"/>
          <w:bCs/>
        </w:rPr>
        <w:t xml:space="preserve"> </w:t>
      </w:r>
      <w:r w:rsidR="004112A3">
        <w:rPr>
          <w:rFonts w:ascii="Calibri" w:hAnsi="Calibri" w:cs="Calibri"/>
          <w:bCs/>
        </w:rPr>
        <w:t>the motion</w:t>
      </w:r>
      <w:r w:rsidR="00DF5E4F">
        <w:rPr>
          <w:rFonts w:ascii="Calibri" w:hAnsi="Calibri" w:cs="Calibri"/>
          <w:bCs/>
        </w:rPr>
        <w:t>s</w:t>
      </w:r>
      <w:r w:rsidR="004112A3">
        <w:rPr>
          <w:rFonts w:ascii="Calibri" w:hAnsi="Calibri" w:cs="Calibri"/>
          <w:bCs/>
        </w:rPr>
        <w:t xml:space="preserve"> of the electrons </w:t>
      </w:r>
      <w:r w:rsidR="00DF5E4F">
        <w:rPr>
          <w:rFonts w:ascii="Calibri" w:hAnsi="Calibri" w:cs="Calibri"/>
          <w:bCs/>
        </w:rPr>
        <w:t xml:space="preserve">are </w:t>
      </w:r>
      <w:r w:rsidR="004112A3">
        <w:rPr>
          <w:rFonts w:ascii="Calibri" w:hAnsi="Calibri" w:cs="Calibri"/>
          <w:bCs/>
        </w:rPr>
        <w:t xml:space="preserve">more influenced by the electron-neutral </w:t>
      </w:r>
      <w:r w:rsidR="008D1E0C">
        <w:rPr>
          <w:rFonts w:ascii="Calibri" w:hAnsi="Calibri" w:cs="Calibri"/>
          <w:bCs/>
        </w:rPr>
        <w:t>collisions</w:t>
      </w:r>
      <w:r w:rsidR="004112A3">
        <w:rPr>
          <w:rFonts w:ascii="Calibri" w:hAnsi="Calibri" w:cs="Calibri"/>
          <w:bCs/>
        </w:rPr>
        <w:t xml:space="preserve"> than</w:t>
      </w:r>
      <w:r w:rsidR="008D1E0C">
        <w:rPr>
          <w:rFonts w:ascii="Calibri" w:hAnsi="Calibri" w:cs="Calibri"/>
          <w:bCs/>
        </w:rPr>
        <w:t xml:space="preserve"> </w:t>
      </w:r>
      <w:r w:rsidR="004112A3">
        <w:rPr>
          <w:rFonts w:ascii="Calibri" w:hAnsi="Calibri" w:cs="Calibri"/>
          <w:bCs/>
        </w:rPr>
        <w:t>the Lorentz force</w:t>
      </w:r>
      <w:r w:rsidR="00DF5E4F">
        <w:rPr>
          <w:rFonts w:ascii="Calibri" w:hAnsi="Calibri" w:cs="Calibri"/>
          <w:bCs/>
        </w:rPr>
        <w:t xml:space="preserve">. This </w:t>
      </w:r>
      <w:r w:rsidR="004112A3">
        <w:rPr>
          <w:rFonts w:ascii="Calibri" w:hAnsi="Calibri" w:cs="Calibri"/>
          <w:bCs/>
        </w:rPr>
        <w:t>caus</w:t>
      </w:r>
      <w:r w:rsidR="00DF5E4F">
        <w:rPr>
          <w:rFonts w:ascii="Calibri" w:hAnsi="Calibri" w:cs="Calibri"/>
          <w:bCs/>
        </w:rPr>
        <w:t>es</w:t>
      </w:r>
      <w:r w:rsidR="004112A3">
        <w:rPr>
          <w:rFonts w:ascii="Calibri" w:hAnsi="Calibri" w:cs="Calibri"/>
          <w:bCs/>
        </w:rPr>
        <w:t xml:space="preserve"> </w:t>
      </w:r>
      <w:r w:rsidR="00826630">
        <w:rPr>
          <w:rFonts w:ascii="Calibri" w:hAnsi="Calibri" w:cs="Calibri"/>
          <w:bCs/>
        </w:rPr>
        <w:t>their random walk</w:t>
      </w:r>
      <w:r w:rsidR="00DF5E4F">
        <w:rPr>
          <w:rFonts w:ascii="Calibri" w:hAnsi="Calibri" w:cs="Calibri"/>
          <w:bCs/>
        </w:rPr>
        <w:t>s</w:t>
      </w:r>
      <w:r w:rsidR="00826630">
        <w:rPr>
          <w:rFonts w:ascii="Calibri" w:hAnsi="Calibri" w:cs="Calibri"/>
          <w:bCs/>
        </w:rPr>
        <w:t xml:space="preserve"> </w:t>
      </w:r>
      <w:r w:rsidR="00DF5E4F">
        <w:rPr>
          <w:rFonts w:ascii="Calibri" w:hAnsi="Calibri" w:cs="Calibri"/>
          <w:bCs/>
        </w:rPr>
        <w:t xml:space="preserve">to be driven </w:t>
      </w:r>
      <w:r w:rsidR="00826630">
        <w:rPr>
          <w:rFonts w:ascii="Calibri" w:hAnsi="Calibri" w:cs="Calibri"/>
          <w:bCs/>
        </w:rPr>
        <w:t xml:space="preserve">further out from the sphere and </w:t>
      </w:r>
      <w:r w:rsidR="00DF5E4F">
        <w:rPr>
          <w:rFonts w:ascii="Calibri" w:hAnsi="Calibri" w:cs="Calibri"/>
          <w:bCs/>
        </w:rPr>
        <w:t xml:space="preserve">therefore </w:t>
      </w:r>
      <w:r w:rsidR="00826630">
        <w:rPr>
          <w:rFonts w:ascii="Calibri" w:hAnsi="Calibri" w:cs="Calibri"/>
          <w:bCs/>
        </w:rPr>
        <w:t>a relatively low collision density</w:t>
      </w:r>
      <w:r w:rsidR="008D1E0C">
        <w:rPr>
          <w:rFonts w:ascii="Calibri" w:hAnsi="Calibri" w:cs="Calibri"/>
          <w:bCs/>
        </w:rPr>
        <w:t xml:space="preserve">. </w:t>
      </w:r>
      <w:r w:rsidR="00F27EDF">
        <w:rPr>
          <w:rFonts w:ascii="Calibri" w:hAnsi="Calibri" w:cs="Calibri"/>
          <w:bCs/>
        </w:rPr>
        <w:t xml:space="preserve">The electrons that are released from </w:t>
      </w:r>
      <w:r w:rsidR="007A27D6">
        <w:rPr>
          <w:rFonts w:ascii="Calibri" w:hAnsi="Calibri" w:cs="Calibri"/>
          <w:bCs/>
        </w:rPr>
        <w:t xml:space="preserve">a lower latitude (cyan color in the middle) gyrate the field lines, bounce up and down around the equator within a small region due to the magnetic mirror effect and drift around the sphere due to </w:t>
      </w:r>
      <w:r w:rsidR="007A27D6" w:rsidRPr="00067644">
        <w:rPr>
          <w:rFonts w:ascii="Calibri" w:hAnsi="Calibri" w:cs="Calibri"/>
          <w:bCs/>
          <w:highlight w:val="yellow"/>
          <w:rPrChange w:id="495" w:author="Xu Wang" w:date="2019-07-21T15:55:00Z">
            <w:rPr>
              <w:rFonts w:ascii="Calibri" w:hAnsi="Calibri" w:cs="Calibri"/>
              <w:bCs/>
            </w:rPr>
          </w:rPrChange>
        </w:rPr>
        <w:t>xxx gradient B x B ?? effect</w:t>
      </w:r>
      <w:r w:rsidR="00BC6CFA">
        <w:rPr>
          <w:rFonts w:ascii="Calibri" w:hAnsi="Calibri" w:cs="Calibri"/>
          <w:bCs/>
        </w:rPr>
        <w:t xml:space="preserve">. These electrons </w:t>
      </w:r>
      <w:r w:rsidR="005309B0">
        <w:rPr>
          <w:rFonts w:ascii="Calibri" w:hAnsi="Calibri" w:cs="Calibri"/>
          <w:bCs/>
        </w:rPr>
        <w:t xml:space="preserve">spend significant time at the equator and near the surface of the sphere to </w:t>
      </w:r>
      <w:r w:rsidR="00BC6CFA">
        <w:rPr>
          <w:rFonts w:ascii="Calibri" w:hAnsi="Calibri" w:cs="Calibri"/>
          <w:bCs/>
        </w:rPr>
        <w:t>colli</w:t>
      </w:r>
      <w:r w:rsidR="005309B0">
        <w:rPr>
          <w:rFonts w:ascii="Calibri" w:hAnsi="Calibri" w:cs="Calibri"/>
          <w:bCs/>
        </w:rPr>
        <w:t>de</w:t>
      </w:r>
      <w:r w:rsidR="00BC6CFA">
        <w:rPr>
          <w:rFonts w:ascii="Calibri" w:hAnsi="Calibri" w:cs="Calibri"/>
          <w:bCs/>
        </w:rPr>
        <w:t xml:space="preserve"> with neutral particles</w:t>
      </w:r>
      <w:r w:rsidR="005309B0">
        <w:rPr>
          <w:rFonts w:ascii="Calibri" w:hAnsi="Calibri" w:cs="Calibri"/>
          <w:bCs/>
        </w:rPr>
        <w:t>, causing intense ionization and</w:t>
      </w:r>
      <w:r w:rsidR="007A27D6">
        <w:rPr>
          <w:rFonts w:ascii="Calibri" w:hAnsi="Calibri" w:cs="Calibri"/>
          <w:bCs/>
        </w:rPr>
        <w:t xml:space="preserve"> </w:t>
      </w:r>
      <w:r w:rsidR="00C67AF7">
        <w:rPr>
          <w:rFonts w:ascii="Calibri" w:hAnsi="Calibri" w:cs="Calibri"/>
          <w:bCs/>
        </w:rPr>
        <w:t xml:space="preserve">consequently </w:t>
      </w:r>
      <w:r w:rsidR="007A27D6">
        <w:rPr>
          <w:rFonts w:ascii="Calibri" w:hAnsi="Calibri" w:cs="Calibri"/>
          <w:bCs/>
        </w:rPr>
        <w:t>forming the primary ring.</w:t>
      </w:r>
      <w:r w:rsidR="00F27EDF">
        <w:rPr>
          <w:rFonts w:ascii="Calibri" w:hAnsi="Calibri" w:cs="Calibri"/>
          <w:bCs/>
        </w:rPr>
        <w:t xml:space="preserve"> </w:t>
      </w:r>
    </w:p>
    <w:p w14:paraId="0D91C0DE" w14:textId="77777777" w:rsidR="002B4CAF" w:rsidRDefault="005E0124" w:rsidP="00F27EDF">
      <w:pPr>
        <w:spacing w:after="0" w:line="240" w:lineRule="auto"/>
        <w:jc w:val="center"/>
        <w:rPr>
          <w:rFonts w:ascii="Calibri" w:hAnsi="Calibri" w:cs="Calibri"/>
          <w:bCs/>
        </w:rPr>
      </w:pPr>
      <w:r>
        <w:rPr>
          <w:rFonts w:ascii="Calibri" w:hAnsi="Calibri" w:cs="Calibri"/>
          <w:bCs/>
          <w:noProof/>
        </w:rPr>
        <w:lastRenderedPageBreak/>
        <w:drawing>
          <wp:inline distT="0" distB="0" distL="0" distR="0" wp14:anchorId="3AC448F1" wp14:editId="172F18CD">
            <wp:extent cx="5943600" cy="5067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067300"/>
                    </a:xfrm>
                    <a:prstGeom prst="rect">
                      <a:avLst/>
                    </a:prstGeom>
                    <a:noFill/>
                    <a:ln>
                      <a:noFill/>
                    </a:ln>
                  </pic:spPr>
                </pic:pic>
              </a:graphicData>
            </a:graphic>
          </wp:inline>
        </w:drawing>
      </w:r>
    </w:p>
    <w:p w14:paraId="2BA0B3B4" w14:textId="77777777" w:rsidR="00952A52" w:rsidRPr="00952A52" w:rsidRDefault="00731B9D" w:rsidP="00F27EDF">
      <w:pPr>
        <w:spacing w:after="0" w:line="240" w:lineRule="auto"/>
        <w:jc w:val="center"/>
        <w:rPr>
          <w:rFonts w:ascii="Calibri" w:hAnsi="Calibri" w:cs="Calibri"/>
          <w:bCs/>
          <w:sz w:val="20"/>
          <w:szCs w:val="20"/>
        </w:rPr>
      </w:pPr>
      <w:r w:rsidRPr="00952A52">
        <w:rPr>
          <w:rFonts w:ascii="Calibri" w:hAnsi="Calibri" w:cs="Calibri"/>
          <w:bCs/>
          <w:sz w:val="20"/>
          <w:szCs w:val="20"/>
        </w:rPr>
        <w:t xml:space="preserve">Figure </w:t>
      </w:r>
      <w:r w:rsidR="00192AF6">
        <w:rPr>
          <w:rFonts w:ascii="Calibri" w:hAnsi="Calibri" w:cs="Calibri"/>
          <w:bCs/>
          <w:sz w:val="20"/>
          <w:szCs w:val="20"/>
        </w:rPr>
        <w:t>4</w:t>
      </w:r>
      <w:r w:rsidRPr="00952A52">
        <w:rPr>
          <w:rFonts w:ascii="Calibri" w:hAnsi="Calibri" w:cs="Calibri"/>
          <w:bCs/>
          <w:sz w:val="20"/>
          <w:szCs w:val="20"/>
        </w:rPr>
        <w:t xml:space="preserve"> – Each electron here starts tangent to the sphere surface with the same initial energy of </w:t>
      </w:r>
      <m:oMath>
        <m:r>
          <w:rPr>
            <w:rFonts w:ascii="Cambria Math" w:hAnsi="Cambria Math" w:cs="Calibri"/>
            <w:sz w:val="20"/>
            <w:szCs w:val="20"/>
          </w:rPr>
          <m:t>1∙</m:t>
        </m:r>
        <m:sSup>
          <m:sSupPr>
            <m:ctrlPr>
              <w:rPr>
                <w:rFonts w:ascii="Cambria Math" w:hAnsi="Cambria Math" w:cs="Calibri"/>
                <w:bCs/>
                <w:i/>
                <w:sz w:val="20"/>
                <w:szCs w:val="20"/>
              </w:rPr>
            </m:ctrlPr>
          </m:sSupPr>
          <m:e>
            <m:r>
              <w:rPr>
                <w:rFonts w:ascii="Cambria Math" w:hAnsi="Cambria Math" w:cs="Calibri"/>
                <w:sz w:val="20"/>
                <w:szCs w:val="20"/>
              </w:rPr>
              <m:t>10</m:t>
            </m:r>
          </m:e>
          <m:sup>
            <m:r>
              <w:rPr>
                <w:rFonts w:ascii="Cambria Math" w:hAnsi="Cambria Math" w:cs="Calibri"/>
                <w:sz w:val="20"/>
                <w:szCs w:val="20"/>
              </w:rPr>
              <m:t>-19</m:t>
            </m:r>
          </m:sup>
        </m:sSup>
      </m:oMath>
      <w:r w:rsidRPr="00952A52">
        <w:rPr>
          <w:rFonts w:ascii="Calibri" w:hAnsi="Calibri" w:cs="Calibri"/>
          <w:bCs/>
          <w:sz w:val="20"/>
          <w:szCs w:val="20"/>
        </w:rPr>
        <w:t xml:space="preserve"> Joules</w:t>
      </w:r>
      <w:r w:rsidR="00107DD5" w:rsidRPr="00952A52">
        <w:rPr>
          <w:rFonts w:ascii="Calibri" w:hAnsi="Calibri" w:cs="Calibri"/>
          <w:bCs/>
          <w:sz w:val="20"/>
          <w:szCs w:val="20"/>
        </w:rPr>
        <w:t xml:space="preserve"> and therefore the probability of collision was also the same</w:t>
      </w:r>
      <w:r w:rsidRPr="00952A52">
        <w:rPr>
          <w:rFonts w:ascii="Calibri" w:hAnsi="Calibri" w:cs="Calibri"/>
          <w:bCs/>
          <w:sz w:val="20"/>
          <w:szCs w:val="20"/>
        </w:rPr>
        <w:t>. The white trajectory</w:t>
      </w:r>
      <w:r w:rsidR="008141C6" w:rsidRPr="00952A52">
        <w:rPr>
          <w:rFonts w:ascii="Calibri" w:hAnsi="Calibri" w:cs="Calibri"/>
          <w:bCs/>
          <w:sz w:val="20"/>
          <w:szCs w:val="20"/>
        </w:rPr>
        <w:t>’s</w:t>
      </w:r>
      <w:r w:rsidRPr="00952A52">
        <w:rPr>
          <w:rFonts w:ascii="Calibri" w:hAnsi="Calibri" w:cs="Calibri"/>
          <w:bCs/>
          <w:sz w:val="20"/>
          <w:szCs w:val="20"/>
        </w:rPr>
        <w:t xml:space="preserve"> initial theta position (From the </w:t>
      </w:r>
      <w:r w:rsidR="00952A52" w:rsidRPr="00952A52">
        <w:rPr>
          <w:rFonts w:ascii="Calibri" w:hAnsi="Calibri" w:cs="Calibri"/>
          <w:bCs/>
          <w:sz w:val="20"/>
          <w:szCs w:val="20"/>
        </w:rPr>
        <w:t xml:space="preserve">equatorial, X-Y plane) was </w:t>
      </w:r>
      <m:oMath>
        <m:r>
          <w:rPr>
            <w:rFonts w:ascii="Cambria Math" w:hAnsi="Cambria Math" w:cs="Calibri"/>
            <w:sz w:val="20"/>
            <w:szCs w:val="20"/>
          </w:rPr>
          <m:t>66.9505°</m:t>
        </m:r>
      </m:oMath>
      <w:r w:rsidR="00952A52" w:rsidRPr="00952A52">
        <w:rPr>
          <w:rFonts w:ascii="Calibri" w:hAnsi="Calibri" w:cs="Calibri"/>
          <w:bCs/>
          <w:sz w:val="20"/>
          <w:szCs w:val="20"/>
        </w:rPr>
        <w:t xml:space="preserve">, the cyan line being </w:t>
      </w:r>
      <m:oMath>
        <m:r>
          <w:rPr>
            <w:rFonts w:ascii="Cambria Math" w:hAnsi="Cambria Math" w:cs="Calibri"/>
            <w:sz w:val="20"/>
            <w:szCs w:val="20"/>
          </w:rPr>
          <m:t>29.111°</m:t>
        </m:r>
      </m:oMath>
      <w:r w:rsidR="00952A52" w:rsidRPr="00952A52">
        <w:rPr>
          <w:rFonts w:ascii="Calibri" w:hAnsi="Calibri" w:cs="Calibri"/>
          <w:bCs/>
          <w:sz w:val="20"/>
          <w:szCs w:val="20"/>
        </w:rPr>
        <w:t xml:space="preserve">and the red line being </w:t>
      </w:r>
      <m:oMath>
        <m:r>
          <w:rPr>
            <w:rFonts w:ascii="Cambria Math" w:hAnsi="Cambria Math" w:cs="Calibri"/>
            <w:sz w:val="20"/>
            <w:szCs w:val="20"/>
          </w:rPr>
          <m:t>-52.8145°</m:t>
        </m:r>
      </m:oMath>
      <w:r w:rsidR="00952A52" w:rsidRPr="00952A52">
        <w:rPr>
          <w:rFonts w:ascii="Calibri" w:hAnsi="Calibri" w:cs="Calibri"/>
          <w:bCs/>
          <w:sz w:val="20"/>
          <w:szCs w:val="20"/>
        </w:rPr>
        <w:t>.</w:t>
      </w:r>
      <w:r w:rsidR="00952A52">
        <w:rPr>
          <w:rFonts w:ascii="Calibri" w:hAnsi="Calibri" w:cs="Calibri"/>
          <w:bCs/>
          <w:sz w:val="20"/>
          <w:szCs w:val="20"/>
        </w:rPr>
        <w:t xml:space="preserve"> Although the electron with the cyan path eventually does escape the mirroring oscillations close to the sphere, it is evident that in this time span, it has spent most of its life near the equatorial plane.</w:t>
      </w:r>
    </w:p>
    <w:p w14:paraId="4F1ADCED" w14:textId="77777777" w:rsidR="00131990" w:rsidRPr="00131990" w:rsidRDefault="00131990" w:rsidP="00B0431D">
      <w:pPr>
        <w:spacing w:after="0" w:line="240" w:lineRule="auto"/>
        <w:rPr>
          <w:rFonts w:ascii="Calibri" w:hAnsi="Calibri" w:cs="Calibri"/>
          <w:b/>
          <w:bCs/>
        </w:rPr>
      </w:pPr>
    </w:p>
    <w:p w14:paraId="549A5673" w14:textId="77777777" w:rsidR="00232E03" w:rsidRPr="00BE7499" w:rsidRDefault="00232E03" w:rsidP="001312F2">
      <w:pPr>
        <w:pStyle w:val="ListParagraph"/>
        <w:numPr>
          <w:ilvl w:val="1"/>
          <w:numId w:val="17"/>
        </w:numPr>
        <w:spacing w:after="0" w:line="240" w:lineRule="auto"/>
        <w:rPr>
          <w:rFonts w:ascii="Calibri" w:hAnsi="Calibri" w:cs="Calibri"/>
          <w:b/>
          <w:bCs/>
        </w:rPr>
      </w:pPr>
      <w:r w:rsidRPr="00BE7499">
        <w:rPr>
          <w:rFonts w:ascii="Calibri" w:hAnsi="Calibri" w:cs="Calibri"/>
          <w:b/>
          <w:bCs/>
        </w:rPr>
        <w:t>Secondary Ring</w:t>
      </w:r>
    </w:p>
    <w:p w14:paraId="3FF35843" w14:textId="77777777" w:rsidR="00BE7499" w:rsidRPr="00BE7499" w:rsidRDefault="00BE7499" w:rsidP="00BE7499">
      <w:pPr>
        <w:spacing w:after="0" w:line="240" w:lineRule="auto"/>
        <w:rPr>
          <w:rFonts w:ascii="Calibri" w:hAnsi="Calibri" w:cs="Calibri"/>
          <w:b/>
          <w:bCs/>
        </w:rPr>
      </w:pPr>
    </w:p>
    <w:p w14:paraId="758DDE0D" w14:textId="22F8A647" w:rsidR="00232E03" w:rsidRDefault="00232E03" w:rsidP="00B0431D">
      <w:pPr>
        <w:spacing w:after="0" w:line="240" w:lineRule="auto"/>
        <w:rPr>
          <w:rFonts w:ascii="Calibri" w:hAnsi="Calibri" w:cs="Calibri"/>
          <w:bCs/>
        </w:rPr>
      </w:pPr>
      <w:r>
        <w:rPr>
          <w:rFonts w:ascii="Calibri" w:hAnsi="Calibri" w:cs="Calibri"/>
          <w:b/>
          <w:bCs/>
        </w:rPr>
        <w:tab/>
      </w:r>
      <w:r w:rsidR="000E1D4C" w:rsidRPr="00C11E84">
        <w:rPr>
          <w:rFonts w:ascii="Calibri" w:hAnsi="Calibri" w:cs="Calibri"/>
          <w:bCs/>
        </w:rPr>
        <w:t xml:space="preserve">A new </w:t>
      </w:r>
      <w:r w:rsidR="000E1D4C">
        <w:rPr>
          <w:rFonts w:ascii="Calibri" w:hAnsi="Calibri" w:cs="Calibri"/>
          <w:bCs/>
        </w:rPr>
        <w:t>discovery in our experiment is the discrete secondary ring</w:t>
      </w:r>
      <w:r w:rsidR="00F506B3">
        <w:rPr>
          <w:rFonts w:ascii="Calibri" w:hAnsi="Calibri" w:cs="Calibri"/>
          <w:bCs/>
        </w:rPr>
        <w:t xml:space="preserve">, as shown in Fig. </w:t>
      </w:r>
      <w:r w:rsidR="00C11E84">
        <w:rPr>
          <w:rFonts w:ascii="Calibri" w:hAnsi="Calibri" w:cs="Calibri"/>
          <w:bCs/>
        </w:rPr>
        <w:t>2</w:t>
      </w:r>
      <w:r w:rsidR="00F506B3">
        <w:rPr>
          <w:rFonts w:ascii="Calibri" w:hAnsi="Calibri" w:cs="Calibri"/>
          <w:bCs/>
        </w:rPr>
        <w:t xml:space="preserve">. Figure 6 shows a top-down view of both primary and secondary rings. It clearly shows that the secondary ring </w:t>
      </w:r>
      <w:proofErr w:type="gramStart"/>
      <w:r w:rsidR="000E1D4C">
        <w:rPr>
          <w:rFonts w:ascii="Calibri" w:hAnsi="Calibri" w:cs="Calibri"/>
          <w:bCs/>
        </w:rPr>
        <w:t xml:space="preserve">is </w:t>
      </w:r>
      <w:r w:rsidR="00C11E84">
        <w:rPr>
          <w:rFonts w:ascii="Calibri" w:hAnsi="Calibri" w:cs="Calibri"/>
          <w:bCs/>
        </w:rPr>
        <w:t xml:space="preserve"> maroon</w:t>
      </w:r>
      <w:proofErr w:type="gramEnd"/>
      <w:r w:rsidR="00C11E84">
        <w:rPr>
          <w:rFonts w:ascii="Calibri" w:hAnsi="Calibri" w:cs="Calibri"/>
          <w:bCs/>
        </w:rPr>
        <w:t xml:space="preserve"> in color</w:t>
      </w:r>
      <w:r w:rsidR="00067644">
        <w:rPr>
          <w:rFonts w:ascii="Calibri" w:hAnsi="Calibri" w:cs="Calibri"/>
          <w:bCs/>
        </w:rPr>
        <w:t xml:space="preserve"> </w:t>
      </w:r>
      <w:r w:rsidR="000E1D4C">
        <w:rPr>
          <w:rFonts w:ascii="Calibri" w:hAnsi="Calibri" w:cs="Calibri"/>
          <w:bCs/>
        </w:rPr>
        <w:t>and wider than the primary ring</w:t>
      </w:r>
      <w:r w:rsidRPr="00232E03">
        <w:rPr>
          <w:rFonts w:ascii="Calibri" w:hAnsi="Calibri" w:cs="Calibri"/>
          <w:bCs/>
        </w:rPr>
        <w:t>.</w:t>
      </w:r>
      <w:r w:rsidR="000E1D4C">
        <w:rPr>
          <w:rFonts w:ascii="Calibri" w:hAnsi="Calibri" w:cs="Calibri"/>
          <w:bCs/>
        </w:rPr>
        <w:t xml:space="preserve"> A distinct dark region separates the primary and secondary rings. </w:t>
      </w:r>
      <w:r w:rsidRPr="00232E03">
        <w:rPr>
          <w:rFonts w:ascii="Calibri" w:hAnsi="Calibri" w:cs="Calibri"/>
          <w:bCs/>
        </w:rPr>
        <w:t xml:space="preserve"> </w:t>
      </w:r>
      <w:r w:rsidR="000E1D4C">
        <w:rPr>
          <w:rFonts w:ascii="Calibri" w:hAnsi="Calibri" w:cs="Calibri"/>
          <w:bCs/>
        </w:rPr>
        <w:t xml:space="preserve">The secondary ring reaches its highest intensity at a pressure range of </w:t>
      </w:r>
      <m:oMath>
        <m:r>
          <w:rPr>
            <w:rFonts w:ascii="Cambria Math" w:hAnsi="Cambria Math" w:cs="Calibri"/>
          </w:rPr>
          <m:t>500-750 mTorr</m:t>
        </m:r>
      </m:oMath>
      <w:r w:rsidR="00F506B3">
        <w:rPr>
          <w:rFonts w:ascii="Calibri" w:hAnsi="Calibri" w:cs="Calibri"/>
        </w:rPr>
        <w:t xml:space="preserve">, where the ring is visible to </w:t>
      </w:r>
      <w:r w:rsidR="00C11E84">
        <w:rPr>
          <w:rFonts w:ascii="Calibri" w:hAnsi="Calibri" w:cs="Calibri"/>
        </w:rPr>
        <w:t xml:space="preserve">the </w:t>
      </w:r>
      <w:r w:rsidR="00F506B3">
        <w:rPr>
          <w:rFonts w:ascii="Calibri" w:hAnsi="Calibri" w:cs="Calibri"/>
        </w:rPr>
        <w:t>human eye</w:t>
      </w:r>
      <w:r w:rsidR="000E1D4C">
        <w:rPr>
          <w:rFonts w:ascii="Calibri" w:hAnsi="Calibri" w:cs="Calibri"/>
        </w:rPr>
        <w:t>.</w:t>
      </w:r>
    </w:p>
    <w:p w14:paraId="5E8C7F26" w14:textId="77777777" w:rsidR="00232E03" w:rsidRPr="00232E03" w:rsidRDefault="00232E03" w:rsidP="00ED52DF">
      <w:pPr>
        <w:spacing w:after="0" w:line="240" w:lineRule="auto"/>
        <w:jc w:val="center"/>
        <w:rPr>
          <w:rFonts w:ascii="Calibri" w:hAnsi="Calibri" w:cs="Calibri"/>
          <w:bCs/>
        </w:rPr>
      </w:pPr>
    </w:p>
    <w:p w14:paraId="4EF6BA55" w14:textId="77777777" w:rsidR="005C1F0A" w:rsidRDefault="00257EC4" w:rsidP="00B0431D">
      <w:pPr>
        <w:spacing w:after="0" w:line="240" w:lineRule="auto"/>
        <w:jc w:val="center"/>
        <w:rPr>
          <w:rFonts w:ascii="Calibri" w:hAnsi="Calibri" w:cs="Calibri"/>
          <w:bCs/>
          <w:sz w:val="20"/>
          <w:szCs w:val="20"/>
        </w:rPr>
      </w:pPr>
      <w:r>
        <w:rPr>
          <w:rFonts w:ascii="Calibri" w:hAnsi="Calibri" w:cs="Calibri"/>
          <w:bCs/>
          <w:noProof/>
          <w:sz w:val="20"/>
          <w:szCs w:val="20"/>
        </w:rPr>
        <w:lastRenderedPageBreak/>
        <mc:AlternateContent>
          <mc:Choice Requires="wps">
            <w:drawing>
              <wp:anchor distT="0" distB="0" distL="114300" distR="114300" simplePos="0" relativeHeight="251670528" behindDoc="0" locked="0" layoutInCell="1" allowOverlap="1" wp14:anchorId="04D71C62" wp14:editId="4B68A003">
                <wp:simplePos x="0" y="0"/>
                <wp:positionH relativeFrom="column">
                  <wp:posOffset>819149</wp:posOffset>
                </wp:positionH>
                <wp:positionV relativeFrom="paragraph">
                  <wp:posOffset>2124075</wp:posOffset>
                </wp:positionV>
                <wp:extent cx="1179195" cy="0"/>
                <wp:effectExtent l="0" t="0" r="0" b="0"/>
                <wp:wrapNone/>
                <wp:docPr id="16" name="Straight Connector 16"/>
                <wp:cNvGraphicFramePr/>
                <a:graphic xmlns:a="http://schemas.openxmlformats.org/drawingml/2006/main">
                  <a:graphicData uri="http://schemas.microsoft.com/office/word/2010/wordprocessingShape">
                    <wps:wsp>
                      <wps:cNvCnPr/>
                      <wps:spPr>
                        <a:xfrm flipH="1">
                          <a:off x="0" y="0"/>
                          <a:ext cx="1179195" cy="0"/>
                        </a:xfrm>
                        <a:prstGeom prst="line">
                          <a:avLst/>
                        </a:prstGeom>
                        <a:ln>
                          <a:solidFill>
                            <a:srgbClr val="66FF33"/>
                          </a:solidFill>
                          <a:prstDash val="dash"/>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2DBC9A4B" id="Straight Connector 16" o:spid="_x0000_s1026" style="position:absolute;flip:x;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5pt,167.25pt" to="157.35pt,1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" strokecolor="#6f3" strokeweight=".5pt">
                <v:stroke dashstyle="dash" joinstyle="miter"/>
              </v:line>
            </w:pict>
          </mc:Fallback>
        </mc:AlternateContent>
      </w:r>
      <w:r w:rsidR="00E21A28">
        <w:rPr>
          <w:rFonts w:ascii="Calibri" w:hAnsi="Calibri" w:cs="Calibri"/>
          <w:bCs/>
          <w:noProof/>
          <w:sz w:val="20"/>
          <w:szCs w:val="20"/>
        </w:rPr>
        <w:drawing>
          <wp:inline distT="0" distB="0" distL="0" distR="0" wp14:anchorId="07CF66B7" wp14:editId="3AA422DE">
            <wp:extent cx="5934075" cy="41624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4162425"/>
                    </a:xfrm>
                    <a:prstGeom prst="rect">
                      <a:avLst/>
                    </a:prstGeom>
                    <a:noFill/>
                    <a:ln>
                      <a:noFill/>
                    </a:ln>
                  </pic:spPr>
                </pic:pic>
              </a:graphicData>
            </a:graphic>
          </wp:inline>
        </w:drawing>
      </w:r>
    </w:p>
    <w:p w14:paraId="6A572D70" w14:textId="77777777" w:rsidR="00A7447F" w:rsidRDefault="00A7447F" w:rsidP="00B0431D">
      <w:pPr>
        <w:spacing w:after="0" w:line="240" w:lineRule="auto"/>
        <w:jc w:val="center"/>
        <w:rPr>
          <w:rFonts w:ascii="Calibri" w:hAnsi="Calibri" w:cs="Calibri"/>
          <w:bCs/>
          <w:sz w:val="20"/>
          <w:szCs w:val="20"/>
        </w:rPr>
      </w:pPr>
    </w:p>
    <w:p w14:paraId="2D77045F" w14:textId="2F1CC59E" w:rsidR="00232E03" w:rsidRPr="008A179F" w:rsidRDefault="00232E03" w:rsidP="00B0431D">
      <w:pPr>
        <w:spacing w:after="0" w:line="240" w:lineRule="auto"/>
        <w:jc w:val="center"/>
        <w:rPr>
          <w:rFonts w:ascii="Calibri" w:hAnsi="Calibri" w:cs="Calibri"/>
          <w:bCs/>
          <w:sz w:val="20"/>
          <w:szCs w:val="20"/>
        </w:rPr>
      </w:pPr>
      <w:r w:rsidRPr="008A179F">
        <w:rPr>
          <w:rFonts w:ascii="Calibri" w:hAnsi="Calibri" w:cs="Calibri"/>
          <w:bCs/>
          <w:sz w:val="20"/>
          <w:szCs w:val="20"/>
        </w:rPr>
        <w:t xml:space="preserve">Figure </w:t>
      </w:r>
      <w:r w:rsidR="00192AF6">
        <w:rPr>
          <w:rFonts w:ascii="Calibri" w:hAnsi="Calibri" w:cs="Calibri"/>
          <w:bCs/>
          <w:sz w:val="20"/>
          <w:szCs w:val="20"/>
        </w:rPr>
        <w:t>6</w:t>
      </w:r>
      <w:r w:rsidRPr="008A179F">
        <w:rPr>
          <w:rFonts w:ascii="Calibri" w:hAnsi="Calibri" w:cs="Calibri"/>
          <w:bCs/>
          <w:sz w:val="20"/>
          <w:szCs w:val="20"/>
        </w:rPr>
        <w:t xml:space="preserve"> – Stellar Ring Current</w:t>
      </w:r>
      <w:r w:rsidR="002B6453">
        <w:rPr>
          <w:rFonts w:ascii="Calibri" w:hAnsi="Calibri" w:cs="Calibri"/>
          <w:bCs/>
          <w:sz w:val="20"/>
          <w:szCs w:val="20"/>
        </w:rPr>
        <w:t>s</w:t>
      </w:r>
      <w:r w:rsidRPr="008A179F">
        <w:rPr>
          <w:rFonts w:ascii="Calibri" w:hAnsi="Calibri" w:cs="Calibri"/>
          <w:bCs/>
          <w:sz w:val="20"/>
          <w:szCs w:val="20"/>
        </w:rPr>
        <w:t xml:space="preserve"> experiment image, looking down at sphere along the Z-axis. The line in the photo </w:t>
      </w:r>
      <w:r w:rsidR="00204BFC" w:rsidRPr="008A179F">
        <w:rPr>
          <w:rFonts w:ascii="Calibri" w:hAnsi="Calibri" w:cs="Calibri"/>
          <w:bCs/>
          <w:sz w:val="20"/>
          <w:szCs w:val="20"/>
        </w:rPr>
        <w:t>is the pixel trace used for data analysis.</w:t>
      </w:r>
      <w:r w:rsidR="00AA54B0">
        <w:rPr>
          <w:rFonts w:ascii="Calibri" w:hAnsi="Calibri" w:cs="Calibri"/>
          <w:bCs/>
          <w:sz w:val="20"/>
          <w:szCs w:val="20"/>
        </w:rPr>
        <w:t xml:space="preserve"> The </w:t>
      </w:r>
      <w:r w:rsidR="00DB7A25">
        <w:rPr>
          <w:rFonts w:ascii="Calibri" w:hAnsi="Calibri" w:cs="Calibri"/>
          <w:bCs/>
          <w:sz w:val="20"/>
          <w:szCs w:val="20"/>
        </w:rPr>
        <w:t>black</w:t>
      </w:r>
      <w:r w:rsidR="00AA54B0">
        <w:rPr>
          <w:rFonts w:ascii="Calibri" w:hAnsi="Calibri" w:cs="Calibri"/>
          <w:bCs/>
          <w:sz w:val="20"/>
          <w:szCs w:val="20"/>
        </w:rPr>
        <w:t xml:space="preserve"> circle in the primary ring is where the sphere surface begins. </w:t>
      </w:r>
      <w:r w:rsidR="00192AF6">
        <w:rPr>
          <w:rFonts w:ascii="Calibri" w:hAnsi="Calibri" w:cs="Calibri"/>
          <w:bCs/>
          <w:sz w:val="20"/>
          <w:szCs w:val="20"/>
        </w:rPr>
        <w:t xml:space="preserve">The subtle light underneath the rings on the </w:t>
      </w:r>
      <w:r w:rsidR="00D12665">
        <w:rPr>
          <w:rFonts w:ascii="Calibri" w:hAnsi="Calibri" w:cs="Calibri"/>
          <w:bCs/>
          <w:sz w:val="20"/>
          <w:szCs w:val="20"/>
        </w:rPr>
        <w:t>right-hand</w:t>
      </w:r>
      <w:r w:rsidR="00192AF6">
        <w:rPr>
          <w:rFonts w:ascii="Calibri" w:hAnsi="Calibri" w:cs="Calibri"/>
          <w:bCs/>
          <w:sz w:val="20"/>
          <w:szCs w:val="20"/>
        </w:rPr>
        <w:t xml:space="preserve"> side of the picture is due to a combination of a reflection by the base plate and some additional plasma being generated on the stand</w:t>
      </w:r>
      <w:r w:rsidR="00AA54B0">
        <w:rPr>
          <w:rFonts w:ascii="Calibri" w:hAnsi="Calibri" w:cs="Calibri"/>
          <w:bCs/>
          <w:sz w:val="20"/>
          <w:szCs w:val="20"/>
        </w:rPr>
        <w:t>.</w:t>
      </w:r>
      <w:r w:rsidR="00004662">
        <w:rPr>
          <w:rFonts w:ascii="Calibri" w:hAnsi="Calibri" w:cs="Calibri"/>
          <w:bCs/>
          <w:sz w:val="20"/>
          <w:szCs w:val="20"/>
        </w:rPr>
        <w:t xml:space="preserve"> [Camera: SONY/ILCE-7R. Shutter Speed: 5 s, F-stop: F3.2, ISO: 50, Focal Length: 35 mm, Exposure Value: 0]</w:t>
      </w:r>
    </w:p>
    <w:p w14:paraId="49EF6C74" w14:textId="77777777" w:rsidR="00204BFC" w:rsidRDefault="00204BFC" w:rsidP="00B0431D">
      <w:pPr>
        <w:spacing w:after="0" w:line="240" w:lineRule="auto"/>
        <w:rPr>
          <w:rFonts w:ascii="Calibri" w:hAnsi="Calibri" w:cs="Calibri"/>
          <w:b/>
          <w:bCs/>
        </w:rPr>
      </w:pPr>
    </w:p>
    <w:p w14:paraId="5773952A" w14:textId="44DC4361" w:rsidR="00D12665" w:rsidRDefault="00204BFC" w:rsidP="00067644">
      <w:pPr>
        <w:spacing w:after="0" w:line="240" w:lineRule="auto"/>
        <w:rPr>
          <w:rFonts w:ascii="Calibri" w:hAnsi="Calibri" w:cs="Calibri"/>
          <w:bCs/>
        </w:rPr>
      </w:pPr>
      <w:r w:rsidRPr="008A179F">
        <w:rPr>
          <w:rFonts w:ascii="Calibri" w:hAnsi="Calibri" w:cs="Calibri"/>
          <w:bCs/>
        </w:rPr>
        <w:tab/>
      </w:r>
      <w:r w:rsidR="00F506B3">
        <w:rPr>
          <w:rFonts w:ascii="Calibri" w:hAnsi="Calibri" w:cs="Calibri"/>
          <w:bCs/>
        </w:rPr>
        <w:t xml:space="preserve">The radial </w:t>
      </w:r>
      <w:r w:rsidR="00F506B3" w:rsidRPr="008A179F">
        <w:rPr>
          <w:rFonts w:ascii="Calibri" w:hAnsi="Calibri" w:cs="Calibri"/>
          <w:bCs/>
        </w:rPr>
        <w:t xml:space="preserve">luminosity </w:t>
      </w:r>
      <w:r w:rsidR="00F506B3">
        <w:rPr>
          <w:rFonts w:ascii="Calibri" w:hAnsi="Calibri" w:cs="Calibri"/>
          <w:bCs/>
        </w:rPr>
        <w:t>across the rings is shown in Fig. 7, which was sampled from the top-down image shown in Fig. 6, as indicated by a dashed green line</w:t>
      </w:r>
      <w:r w:rsidRPr="008A179F">
        <w:rPr>
          <w:rFonts w:ascii="Calibri" w:hAnsi="Calibri" w:cs="Calibri"/>
          <w:bCs/>
        </w:rPr>
        <w:t xml:space="preserve">. </w:t>
      </w:r>
      <w:r w:rsidR="0049352D">
        <w:rPr>
          <w:rFonts w:ascii="Calibri" w:hAnsi="Calibri" w:cs="Calibri"/>
          <w:bCs/>
        </w:rPr>
        <w:t xml:space="preserve">The radial collision density was </w:t>
      </w:r>
      <w:del w:id="496" w:author="Xu Wang" w:date="2019-07-21T15:58:00Z">
        <w:r w:rsidR="0049352D" w:rsidDel="00067644">
          <w:rPr>
            <w:rFonts w:ascii="Calibri" w:hAnsi="Calibri" w:cs="Calibri"/>
            <w:bCs/>
          </w:rPr>
          <w:delText>over</w:delText>
        </w:r>
      </w:del>
      <w:r w:rsidR="0049352D">
        <w:rPr>
          <w:rFonts w:ascii="Calibri" w:hAnsi="Calibri" w:cs="Calibri"/>
          <w:bCs/>
        </w:rPr>
        <w:t>plotted</w:t>
      </w:r>
      <w:ins w:id="497" w:author="Xu Wang" w:date="2019-07-21T15:58:00Z">
        <w:r w:rsidR="00067644">
          <w:rPr>
            <w:rFonts w:ascii="Calibri" w:hAnsi="Calibri" w:cs="Calibri"/>
            <w:bCs/>
          </w:rPr>
          <w:t xml:space="preserve"> over</w:t>
        </w:r>
      </w:ins>
      <w:r w:rsidR="0049352D">
        <w:rPr>
          <w:rFonts w:ascii="Calibri" w:hAnsi="Calibri" w:cs="Calibri"/>
          <w:bCs/>
        </w:rPr>
        <w:t xml:space="preserve"> in Fig. 7. It shows that b</w:t>
      </w:r>
      <w:r w:rsidR="00DB21B2">
        <w:rPr>
          <w:rFonts w:ascii="Calibri" w:hAnsi="Calibri" w:cs="Calibri"/>
          <w:bCs/>
        </w:rPr>
        <w:t xml:space="preserve">oth the </w:t>
      </w:r>
      <w:r w:rsidR="0049352D">
        <w:rPr>
          <w:rFonts w:ascii="Calibri" w:hAnsi="Calibri" w:cs="Calibri"/>
          <w:bCs/>
        </w:rPr>
        <w:t>luminosity</w:t>
      </w:r>
      <w:r w:rsidR="00DB21B2">
        <w:rPr>
          <w:rFonts w:ascii="Calibri" w:hAnsi="Calibri" w:cs="Calibri"/>
          <w:bCs/>
        </w:rPr>
        <w:t xml:space="preserve"> and the </w:t>
      </w:r>
      <w:r w:rsidR="0049352D">
        <w:rPr>
          <w:rFonts w:ascii="Calibri" w:hAnsi="Calibri" w:cs="Calibri"/>
          <w:bCs/>
        </w:rPr>
        <w:t xml:space="preserve">collision </w:t>
      </w:r>
      <w:r w:rsidR="00DB21B2">
        <w:rPr>
          <w:rFonts w:ascii="Calibri" w:hAnsi="Calibri" w:cs="Calibri"/>
          <w:bCs/>
        </w:rPr>
        <w:t>density follow</w:t>
      </w:r>
      <w:r w:rsidRPr="008A179F">
        <w:rPr>
          <w:rFonts w:ascii="Calibri" w:hAnsi="Calibri" w:cs="Calibri"/>
          <w:bCs/>
        </w:rPr>
        <w:t xml:space="preserve"> similar </w:t>
      </w:r>
      <w:r w:rsidR="00DB21B2">
        <w:rPr>
          <w:rFonts w:ascii="Calibri" w:hAnsi="Calibri" w:cs="Calibri"/>
          <w:bCs/>
        </w:rPr>
        <w:t>trends</w:t>
      </w:r>
      <w:r w:rsidR="0049352D">
        <w:rPr>
          <w:rFonts w:ascii="Calibri" w:hAnsi="Calibri" w:cs="Calibri"/>
          <w:bCs/>
        </w:rPr>
        <w:t xml:space="preserve"> as a function of the radial distance from the surface of the sphere</w:t>
      </w:r>
      <w:r w:rsidR="003A0EAF">
        <w:rPr>
          <w:rFonts w:ascii="Calibri" w:hAnsi="Calibri" w:cs="Calibri"/>
          <w:bCs/>
        </w:rPr>
        <w:t xml:space="preserve"> though </w:t>
      </w:r>
      <w:r w:rsidR="00525C59">
        <w:rPr>
          <w:rFonts w:ascii="Calibri" w:hAnsi="Calibri" w:cs="Calibri"/>
          <w:bCs/>
        </w:rPr>
        <w:t>the secondary ring and the gap between the two rings indicated from the collision density profile are not as significant as shown in the image data.</w:t>
      </w:r>
    </w:p>
    <w:p w14:paraId="082E3E76" w14:textId="77777777" w:rsidR="00DB7A25" w:rsidRDefault="00DB7A25" w:rsidP="00D12665">
      <w:pPr>
        <w:spacing w:after="0" w:line="240" w:lineRule="auto"/>
        <w:rPr>
          <w:rFonts w:ascii="Calibri" w:hAnsi="Calibri" w:cs="Calibri"/>
          <w:b/>
          <w:bCs/>
          <w:noProof/>
        </w:rPr>
      </w:pPr>
    </w:p>
    <w:p w14:paraId="711ED768" w14:textId="77777777" w:rsidR="00204BFC" w:rsidRDefault="00257EC4" w:rsidP="00A7447F">
      <w:pPr>
        <w:spacing w:after="0" w:line="240" w:lineRule="auto"/>
        <w:jc w:val="center"/>
        <w:rPr>
          <w:rFonts w:ascii="Calibri" w:hAnsi="Calibri" w:cs="Calibri"/>
          <w:b/>
          <w:bCs/>
        </w:rPr>
      </w:pPr>
      <w:r>
        <w:rPr>
          <w:rFonts w:ascii="Calibri" w:hAnsi="Calibri" w:cs="Calibri"/>
          <w:b/>
          <w:bCs/>
          <w:noProof/>
        </w:rPr>
        <w:lastRenderedPageBreak/>
        <w:drawing>
          <wp:inline distT="0" distB="0" distL="0" distR="0" wp14:anchorId="45DA74D1" wp14:editId="68C04B6B">
            <wp:extent cx="5943600" cy="34004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473AA6DE" w14:textId="77777777" w:rsidR="00E7774C" w:rsidRDefault="00E7774C" w:rsidP="00B0431D">
      <w:pPr>
        <w:spacing w:after="0" w:line="240" w:lineRule="auto"/>
        <w:rPr>
          <w:rFonts w:ascii="Calibri" w:hAnsi="Calibri" w:cs="Calibri"/>
          <w:b/>
          <w:bCs/>
        </w:rPr>
      </w:pPr>
    </w:p>
    <w:p w14:paraId="302076AE" w14:textId="7E7753E2" w:rsidR="008A179F" w:rsidRDefault="008A179F" w:rsidP="00DB7A25">
      <w:pPr>
        <w:spacing w:after="0" w:line="240" w:lineRule="auto"/>
        <w:jc w:val="center"/>
        <w:rPr>
          <w:rFonts w:ascii="Calibri" w:hAnsi="Calibri" w:cs="Calibri"/>
          <w:bCs/>
          <w:sz w:val="20"/>
          <w:szCs w:val="20"/>
        </w:rPr>
      </w:pPr>
      <w:r w:rsidRPr="008A179F">
        <w:rPr>
          <w:rFonts w:ascii="Calibri" w:hAnsi="Calibri" w:cs="Calibri"/>
          <w:bCs/>
          <w:sz w:val="20"/>
          <w:szCs w:val="20"/>
        </w:rPr>
        <w:t xml:space="preserve">Figure </w:t>
      </w:r>
      <w:r w:rsidR="00192AF6">
        <w:rPr>
          <w:rFonts w:ascii="Calibri" w:hAnsi="Calibri" w:cs="Calibri"/>
          <w:bCs/>
          <w:sz w:val="20"/>
          <w:szCs w:val="20"/>
        </w:rPr>
        <w:t>7</w:t>
      </w:r>
      <w:r w:rsidRPr="008A179F">
        <w:rPr>
          <w:rFonts w:ascii="Calibri" w:hAnsi="Calibri" w:cs="Calibri"/>
          <w:bCs/>
          <w:sz w:val="20"/>
          <w:szCs w:val="20"/>
        </w:rPr>
        <w:t xml:space="preserve"> –</w:t>
      </w:r>
      <w:r w:rsidR="00E7774C">
        <w:rPr>
          <w:rFonts w:ascii="Calibri" w:hAnsi="Calibri" w:cs="Calibri"/>
          <w:bCs/>
          <w:sz w:val="20"/>
          <w:szCs w:val="20"/>
        </w:rPr>
        <w:t xml:space="preserve"> </w:t>
      </w:r>
      <w:r w:rsidR="002C3F51">
        <w:rPr>
          <w:rFonts w:ascii="Calibri" w:hAnsi="Calibri" w:cs="Calibri"/>
          <w:bCs/>
          <w:sz w:val="20"/>
          <w:szCs w:val="20"/>
        </w:rPr>
        <w:t>The red line</w:t>
      </w:r>
      <w:r w:rsidR="00E7774C" w:rsidRPr="00586E71">
        <w:rPr>
          <w:rFonts w:ascii="Calibri" w:hAnsi="Calibri" w:cs="Calibri"/>
          <w:bCs/>
          <w:sz w:val="20"/>
          <w:szCs w:val="20"/>
        </w:rPr>
        <w:t xml:space="preserve"> shows the collision density vs </w:t>
      </w:r>
      <w:r w:rsidR="00E7774C">
        <w:rPr>
          <w:rFonts w:ascii="Calibri" w:hAnsi="Calibri" w:cs="Calibri"/>
          <w:bCs/>
          <w:sz w:val="20"/>
          <w:szCs w:val="20"/>
        </w:rPr>
        <w:t>radial distance (m)</w:t>
      </w:r>
      <w:r w:rsidR="002C3F51">
        <w:rPr>
          <w:rFonts w:ascii="Calibri" w:hAnsi="Calibri" w:cs="Calibri"/>
          <w:bCs/>
          <w:sz w:val="20"/>
          <w:szCs w:val="20"/>
        </w:rPr>
        <w:t xml:space="preserve"> plotted along with the pixel luminosity data </w:t>
      </w:r>
      <w:r w:rsidR="00A617D2">
        <w:rPr>
          <w:rFonts w:ascii="Calibri" w:hAnsi="Calibri" w:cs="Calibri"/>
          <w:bCs/>
          <w:sz w:val="20"/>
          <w:szCs w:val="20"/>
        </w:rPr>
        <w:t xml:space="preserve">(black) </w:t>
      </w:r>
      <w:del w:id="498" w:author="Xu Wang" w:date="2019-07-21T16:21:00Z">
        <w:r w:rsidR="002C3F51" w:rsidDel="00247B9F">
          <w:rPr>
            <w:rFonts w:ascii="Calibri" w:hAnsi="Calibri" w:cs="Calibri"/>
            <w:bCs/>
            <w:sz w:val="20"/>
            <w:szCs w:val="20"/>
          </w:rPr>
          <w:delText xml:space="preserve">we </w:delText>
        </w:r>
      </w:del>
      <w:r w:rsidR="002C3F51">
        <w:rPr>
          <w:rFonts w:ascii="Calibri" w:hAnsi="Calibri" w:cs="Calibri"/>
          <w:bCs/>
          <w:sz w:val="20"/>
          <w:szCs w:val="20"/>
        </w:rPr>
        <w:t>acquired from the top-down photo</w:t>
      </w:r>
      <w:r w:rsidR="00E7774C" w:rsidRPr="00586E71">
        <w:rPr>
          <w:rFonts w:ascii="Calibri" w:hAnsi="Calibri" w:cs="Calibri"/>
          <w:bCs/>
          <w:sz w:val="20"/>
          <w:szCs w:val="20"/>
        </w:rPr>
        <w:t xml:space="preserve">. </w:t>
      </w:r>
      <w:r w:rsidR="00DB21B2" w:rsidRPr="008A179F">
        <w:rPr>
          <w:rFonts w:ascii="Calibri" w:hAnsi="Calibri" w:cs="Calibri"/>
          <w:bCs/>
          <w:sz w:val="20"/>
          <w:szCs w:val="20"/>
        </w:rPr>
        <w:t xml:space="preserve">Each pixel’s RGB values were converted to a single luminosity value that was then plotted against the distance each pixel was from the sphere’s surface. </w:t>
      </w:r>
      <w:r w:rsidRPr="008A179F">
        <w:rPr>
          <w:rFonts w:ascii="Calibri" w:hAnsi="Calibri" w:cs="Calibri"/>
          <w:bCs/>
          <w:sz w:val="20"/>
          <w:szCs w:val="20"/>
        </w:rPr>
        <w:t xml:space="preserve">Simulation has shown that collision density </w:t>
      </w:r>
      <w:r w:rsidR="00A617D2">
        <w:rPr>
          <w:rFonts w:ascii="Calibri" w:hAnsi="Calibri" w:cs="Calibri"/>
          <w:bCs/>
          <w:sz w:val="20"/>
          <w:szCs w:val="20"/>
        </w:rPr>
        <w:t xml:space="preserve">usually peaks a </w:t>
      </w:r>
      <w:r w:rsidR="00B04C82">
        <w:rPr>
          <w:rFonts w:ascii="Calibri" w:hAnsi="Calibri" w:cs="Calibri"/>
          <w:bCs/>
          <w:sz w:val="20"/>
          <w:szCs w:val="20"/>
        </w:rPr>
        <w:t xml:space="preserve">second time to describe the secondary </w:t>
      </w:r>
      <w:del w:id="499" w:author="Tom Keaton" w:date="2019-07-20T12:48:00Z">
        <w:r w:rsidR="00B04C82" w:rsidDel="002B6453">
          <w:rPr>
            <w:rFonts w:ascii="Calibri" w:hAnsi="Calibri" w:cs="Calibri"/>
            <w:bCs/>
            <w:sz w:val="20"/>
            <w:szCs w:val="20"/>
          </w:rPr>
          <w:delText xml:space="preserve">stellar </w:delText>
        </w:r>
      </w:del>
      <w:ins w:id="500" w:author="Tom Keaton" w:date="2019-07-20T12:48:00Z">
        <w:r w:rsidR="002B6453">
          <w:rPr>
            <w:rFonts w:ascii="Calibri" w:hAnsi="Calibri" w:cs="Calibri"/>
            <w:bCs/>
            <w:sz w:val="20"/>
            <w:szCs w:val="20"/>
          </w:rPr>
          <w:t xml:space="preserve">Stellar </w:t>
        </w:r>
      </w:ins>
      <w:del w:id="501" w:author="Tom Keaton" w:date="2019-07-20T12:48:00Z">
        <w:r w:rsidR="00B04C82" w:rsidDel="002B6453">
          <w:rPr>
            <w:rFonts w:ascii="Calibri" w:hAnsi="Calibri" w:cs="Calibri"/>
            <w:bCs/>
            <w:sz w:val="20"/>
            <w:szCs w:val="20"/>
          </w:rPr>
          <w:delText xml:space="preserve">ring </w:delText>
        </w:r>
      </w:del>
      <w:ins w:id="502" w:author="Tom Keaton" w:date="2019-07-20T12:48:00Z">
        <w:r w:rsidR="002B6453">
          <w:rPr>
            <w:rFonts w:ascii="Calibri" w:hAnsi="Calibri" w:cs="Calibri"/>
            <w:bCs/>
            <w:sz w:val="20"/>
            <w:szCs w:val="20"/>
          </w:rPr>
          <w:t xml:space="preserve">Ring </w:t>
        </w:r>
      </w:ins>
      <w:del w:id="503" w:author="Tom Keaton" w:date="2019-07-20T12:48:00Z">
        <w:r w:rsidR="00B04C82" w:rsidDel="002B6453">
          <w:rPr>
            <w:rFonts w:ascii="Calibri" w:hAnsi="Calibri" w:cs="Calibri"/>
            <w:bCs/>
            <w:sz w:val="20"/>
            <w:szCs w:val="20"/>
          </w:rPr>
          <w:delText>current</w:delText>
        </w:r>
        <w:r w:rsidR="00DB7A25" w:rsidDel="002B6453">
          <w:rPr>
            <w:rFonts w:ascii="Calibri" w:hAnsi="Calibri" w:cs="Calibri"/>
            <w:bCs/>
            <w:sz w:val="20"/>
            <w:szCs w:val="20"/>
          </w:rPr>
          <w:delText xml:space="preserve"> </w:delText>
        </w:r>
      </w:del>
      <w:ins w:id="504" w:author="Tom Keaton" w:date="2019-07-20T12:48:00Z">
        <w:r w:rsidR="002B6453">
          <w:rPr>
            <w:rFonts w:ascii="Calibri" w:hAnsi="Calibri" w:cs="Calibri"/>
            <w:bCs/>
            <w:sz w:val="20"/>
            <w:szCs w:val="20"/>
          </w:rPr>
          <w:t xml:space="preserve">Current </w:t>
        </w:r>
      </w:ins>
      <w:r w:rsidRPr="008A179F">
        <w:rPr>
          <w:rFonts w:ascii="Calibri" w:hAnsi="Calibri" w:cs="Calibri"/>
          <w:bCs/>
          <w:sz w:val="20"/>
          <w:szCs w:val="20"/>
        </w:rPr>
        <w:t>after the</w:t>
      </w:r>
      <w:r w:rsidR="00B04C82">
        <w:rPr>
          <w:rFonts w:ascii="Calibri" w:hAnsi="Calibri" w:cs="Calibri"/>
          <w:bCs/>
          <w:sz w:val="20"/>
          <w:szCs w:val="20"/>
        </w:rPr>
        <w:t xml:space="preserve"> primary peak which describes the primary </w:t>
      </w:r>
      <w:del w:id="505" w:author="Tom Keaton" w:date="2019-07-20T12:49:00Z">
        <w:r w:rsidR="00B04C82" w:rsidDel="002B6453">
          <w:rPr>
            <w:rFonts w:ascii="Calibri" w:hAnsi="Calibri" w:cs="Calibri"/>
            <w:bCs/>
            <w:sz w:val="20"/>
            <w:szCs w:val="20"/>
          </w:rPr>
          <w:delText xml:space="preserve">stellar </w:delText>
        </w:r>
      </w:del>
      <w:ins w:id="506" w:author="Tom Keaton" w:date="2019-07-20T12:49:00Z">
        <w:r w:rsidR="002B6453">
          <w:rPr>
            <w:rFonts w:ascii="Calibri" w:hAnsi="Calibri" w:cs="Calibri"/>
            <w:bCs/>
            <w:sz w:val="20"/>
            <w:szCs w:val="20"/>
          </w:rPr>
          <w:t xml:space="preserve">Stellar </w:t>
        </w:r>
      </w:ins>
      <w:del w:id="507" w:author="Tom Keaton" w:date="2019-07-20T12:49:00Z">
        <w:r w:rsidR="00B04C82" w:rsidDel="002B6453">
          <w:rPr>
            <w:rFonts w:ascii="Calibri" w:hAnsi="Calibri" w:cs="Calibri"/>
            <w:bCs/>
            <w:sz w:val="20"/>
            <w:szCs w:val="20"/>
          </w:rPr>
          <w:delText xml:space="preserve">ring </w:delText>
        </w:r>
      </w:del>
      <w:ins w:id="508" w:author="Tom Keaton" w:date="2019-07-20T12:49:00Z">
        <w:r w:rsidR="002B6453">
          <w:rPr>
            <w:rFonts w:ascii="Calibri" w:hAnsi="Calibri" w:cs="Calibri"/>
            <w:bCs/>
            <w:sz w:val="20"/>
            <w:szCs w:val="20"/>
          </w:rPr>
          <w:t xml:space="preserve">Ring </w:t>
        </w:r>
      </w:ins>
      <w:del w:id="509" w:author="Tom Keaton" w:date="2019-07-20T12:49:00Z">
        <w:r w:rsidR="00B04C82" w:rsidDel="002B6453">
          <w:rPr>
            <w:rFonts w:ascii="Calibri" w:hAnsi="Calibri" w:cs="Calibri"/>
            <w:bCs/>
            <w:sz w:val="20"/>
            <w:szCs w:val="20"/>
          </w:rPr>
          <w:delText>current</w:delText>
        </w:r>
      </w:del>
      <w:ins w:id="510" w:author="Tom Keaton" w:date="2019-07-20T12:49:00Z">
        <w:r w:rsidR="002B6453">
          <w:rPr>
            <w:rFonts w:ascii="Calibri" w:hAnsi="Calibri" w:cs="Calibri"/>
            <w:bCs/>
            <w:sz w:val="20"/>
            <w:szCs w:val="20"/>
          </w:rPr>
          <w:t>Current</w:t>
        </w:r>
      </w:ins>
      <w:r w:rsidR="00B04C82">
        <w:rPr>
          <w:rFonts w:ascii="Calibri" w:hAnsi="Calibri" w:cs="Calibri"/>
          <w:bCs/>
          <w:sz w:val="20"/>
          <w:szCs w:val="20"/>
        </w:rPr>
        <w:t>.</w:t>
      </w:r>
      <w:r w:rsidR="00A617D2">
        <w:rPr>
          <w:rFonts w:ascii="Calibri" w:hAnsi="Calibri" w:cs="Calibri"/>
          <w:bCs/>
          <w:sz w:val="20"/>
          <w:szCs w:val="20"/>
        </w:rPr>
        <w:t xml:space="preserve"> At the very least in all simulation instances, the curve does not purely, exponentially decay after the primary peak and may plateau in the same region before decaying again.</w:t>
      </w:r>
    </w:p>
    <w:p w14:paraId="6875B77E" w14:textId="77777777" w:rsidR="007C1987" w:rsidRPr="002C39EA" w:rsidRDefault="007C1987" w:rsidP="007C1987">
      <w:pPr>
        <w:spacing w:after="0" w:line="240" w:lineRule="auto"/>
        <w:rPr>
          <w:rFonts w:ascii="Calibri" w:hAnsi="Calibri" w:cs="Calibri"/>
          <w:bCs/>
        </w:rPr>
      </w:pPr>
    </w:p>
    <w:p w14:paraId="070D4527" w14:textId="77777777" w:rsidR="007C1987" w:rsidRPr="002C39EA" w:rsidRDefault="00855DA2" w:rsidP="007C1987">
      <w:pPr>
        <w:spacing w:after="0" w:line="240" w:lineRule="auto"/>
        <w:rPr>
          <w:rFonts w:ascii="Calibri" w:hAnsi="Calibri" w:cs="Calibri"/>
          <w:b/>
        </w:rPr>
      </w:pPr>
      <w:r>
        <w:rPr>
          <w:rFonts w:ascii="Calibri" w:hAnsi="Calibri" w:cs="Calibri"/>
          <w:b/>
        </w:rPr>
        <w:t xml:space="preserve">5. </w:t>
      </w:r>
      <w:r w:rsidR="007C1987" w:rsidRPr="002C39EA">
        <w:rPr>
          <w:rFonts w:ascii="Calibri" w:hAnsi="Calibri" w:cs="Calibri"/>
          <w:b/>
        </w:rPr>
        <w:t>Conclusion</w:t>
      </w:r>
    </w:p>
    <w:p w14:paraId="23229D9F" w14:textId="77777777" w:rsidR="007C1987" w:rsidRPr="002C39EA" w:rsidRDefault="007C1987" w:rsidP="007C1987">
      <w:pPr>
        <w:spacing w:after="0" w:line="240" w:lineRule="auto"/>
        <w:rPr>
          <w:rFonts w:ascii="Calibri" w:hAnsi="Calibri" w:cs="Calibri"/>
          <w:bCs/>
        </w:rPr>
      </w:pPr>
    </w:p>
    <w:p w14:paraId="020595F0" w14:textId="67AB6BDB" w:rsidR="008B3028" w:rsidRDefault="008B3028" w:rsidP="00BE5295">
      <w:pPr>
        <w:spacing w:after="0" w:line="240" w:lineRule="auto"/>
        <w:rPr>
          <w:rFonts w:ascii="Calibri" w:hAnsi="Calibri" w:cs="Calibri"/>
          <w:sz w:val="24"/>
          <w:szCs w:val="24"/>
        </w:rPr>
      </w:pPr>
      <w:r>
        <w:rPr>
          <w:rFonts w:ascii="Calibri" w:hAnsi="Calibri" w:cs="Calibri"/>
          <w:sz w:val="24"/>
          <w:szCs w:val="24"/>
        </w:rPr>
        <w:t xml:space="preserve">The </w:t>
      </w:r>
      <w:r w:rsidR="00A110B4">
        <w:rPr>
          <w:rFonts w:ascii="Calibri" w:hAnsi="Calibri" w:cs="Calibri"/>
          <w:sz w:val="24"/>
          <w:szCs w:val="24"/>
        </w:rPr>
        <w:t xml:space="preserve">Stellar Ring Currents were </w:t>
      </w:r>
      <w:r>
        <w:rPr>
          <w:rFonts w:ascii="Calibri" w:hAnsi="Calibri" w:cs="Calibri"/>
          <w:sz w:val="24"/>
          <w:szCs w:val="24"/>
        </w:rPr>
        <w:t>created in a</w:t>
      </w:r>
      <w:r w:rsidRPr="006E6273">
        <w:rPr>
          <w:rFonts w:ascii="Calibri" w:hAnsi="Calibri" w:cs="Calibri"/>
          <w:sz w:val="24"/>
          <w:szCs w:val="24"/>
        </w:rPr>
        <w:t xml:space="preserve"> “</w:t>
      </w:r>
      <w:proofErr w:type="spellStart"/>
      <w:r w:rsidRPr="006E6273">
        <w:rPr>
          <w:rFonts w:ascii="Calibri" w:hAnsi="Calibri" w:cs="Calibri"/>
          <w:sz w:val="24"/>
          <w:szCs w:val="24"/>
        </w:rPr>
        <w:t>Planeterrella</w:t>
      </w:r>
      <w:proofErr w:type="spellEnd"/>
      <w:r w:rsidRPr="006E6273">
        <w:rPr>
          <w:rFonts w:ascii="Calibri" w:hAnsi="Calibri" w:cs="Calibri"/>
          <w:sz w:val="24"/>
          <w:szCs w:val="24"/>
        </w:rPr>
        <w:t>”</w:t>
      </w:r>
      <w:r>
        <w:rPr>
          <w:rFonts w:ascii="Calibri" w:hAnsi="Calibri" w:cs="Calibri"/>
          <w:sz w:val="24"/>
          <w:szCs w:val="24"/>
        </w:rPr>
        <w:t xml:space="preserve"> device at the IMPACT laboratory</w:t>
      </w:r>
      <w:r w:rsidR="002E39C7">
        <w:rPr>
          <w:rFonts w:ascii="Calibri" w:hAnsi="Calibri" w:cs="Calibri"/>
          <w:sz w:val="24"/>
          <w:szCs w:val="24"/>
        </w:rPr>
        <w:t xml:space="preserve"> at the </w:t>
      </w:r>
      <w:r w:rsidR="002E39C7">
        <w:rPr>
          <w:rFonts w:cs="Calibri"/>
          <w:sz w:val="24"/>
          <w:szCs w:val="24"/>
        </w:rPr>
        <w:t>University of Colorado – Boulder</w:t>
      </w:r>
      <w:r>
        <w:rPr>
          <w:rFonts w:ascii="Calibri" w:hAnsi="Calibri" w:cs="Calibri"/>
          <w:sz w:val="24"/>
          <w:szCs w:val="24"/>
        </w:rPr>
        <w:t>.</w:t>
      </w:r>
      <w:r w:rsidRPr="006E6273">
        <w:rPr>
          <w:rFonts w:ascii="Calibri" w:hAnsi="Calibri" w:cs="Calibri"/>
          <w:sz w:val="24"/>
          <w:szCs w:val="24"/>
        </w:rPr>
        <w:t xml:space="preserve"> </w:t>
      </w:r>
      <w:r w:rsidR="000D1E6E">
        <w:rPr>
          <w:rFonts w:ascii="Calibri" w:hAnsi="Calibri" w:cs="Calibri"/>
          <w:sz w:val="24"/>
          <w:szCs w:val="24"/>
        </w:rPr>
        <w:t>A</w:t>
      </w:r>
      <w:r>
        <w:rPr>
          <w:rFonts w:ascii="Calibri" w:hAnsi="Calibri" w:cs="Calibri"/>
          <w:sz w:val="24"/>
          <w:szCs w:val="24"/>
        </w:rPr>
        <w:t xml:space="preserve"> hollow sphere in which a strong </w:t>
      </w:r>
      <w:r w:rsidR="009943BD">
        <w:rPr>
          <w:rFonts w:ascii="Calibri" w:hAnsi="Calibri" w:cs="Calibri"/>
          <w:sz w:val="24"/>
          <w:szCs w:val="24"/>
        </w:rPr>
        <w:t>permanent</w:t>
      </w:r>
      <w:r>
        <w:rPr>
          <w:rFonts w:ascii="Calibri" w:hAnsi="Calibri" w:cs="Calibri"/>
          <w:sz w:val="24"/>
          <w:szCs w:val="24"/>
        </w:rPr>
        <w:t xml:space="preserve"> magnet was </w:t>
      </w:r>
      <w:r w:rsidR="00103E10">
        <w:rPr>
          <w:rFonts w:ascii="Calibri" w:hAnsi="Calibri" w:cs="Calibri"/>
          <w:sz w:val="24"/>
          <w:szCs w:val="24"/>
        </w:rPr>
        <w:t>installed vertically</w:t>
      </w:r>
      <w:ins w:id="511" w:author="Xu Wang" w:date="2019-07-21T16:25:00Z">
        <w:r w:rsidR="00247B9F">
          <w:rPr>
            <w:rFonts w:ascii="Calibri" w:hAnsi="Calibri" w:cs="Calibri"/>
            <w:sz w:val="24"/>
            <w:szCs w:val="24"/>
          </w:rPr>
          <w:t>,</w:t>
        </w:r>
      </w:ins>
      <w:r w:rsidR="00A110B4">
        <w:rPr>
          <w:rFonts w:ascii="Calibri" w:hAnsi="Calibri" w:cs="Calibri"/>
          <w:sz w:val="24"/>
          <w:szCs w:val="24"/>
        </w:rPr>
        <w:t xml:space="preserve"> </w:t>
      </w:r>
      <w:del w:id="512" w:author="Xu Wang" w:date="2019-07-21T16:25:00Z">
        <w:r w:rsidR="00A110B4" w:rsidDel="00247B9F">
          <w:rPr>
            <w:rFonts w:ascii="Calibri" w:hAnsi="Calibri" w:cs="Calibri"/>
            <w:sz w:val="24"/>
            <w:szCs w:val="24"/>
          </w:rPr>
          <w:delText>and</w:delText>
        </w:r>
        <w:r w:rsidR="00103E10" w:rsidDel="00247B9F">
          <w:rPr>
            <w:rFonts w:ascii="Calibri" w:hAnsi="Calibri" w:cs="Calibri"/>
            <w:sz w:val="24"/>
            <w:szCs w:val="24"/>
          </w:rPr>
          <w:delText xml:space="preserve"> </w:delText>
        </w:r>
      </w:del>
      <w:r w:rsidR="000D1E6E">
        <w:rPr>
          <w:rFonts w:ascii="Calibri" w:hAnsi="Calibri" w:cs="Calibri"/>
          <w:sz w:val="24"/>
          <w:szCs w:val="24"/>
        </w:rPr>
        <w:t>simulat</w:t>
      </w:r>
      <w:ins w:id="513" w:author="Xu Wang" w:date="2019-07-21T16:25:00Z">
        <w:r w:rsidR="00247B9F">
          <w:rPr>
            <w:rFonts w:ascii="Calibri" w:hAnsi="Calibri" w:cs="Calibri"/>
            <w:sz w:val="24"/>
            <w:szCs w:val="24"/>
          </w:rPr>
          <w:t>ing</w:t>
        </w:r>
      </w:ins>
      <w:del w:id="514" w:author="Xu Wang" w:date="2019-07-21T16:25:00Z">
        <w:r w:rsidR="000D1E6E" w:rsidDel="00247B9F">
          <w:rPr>
            <w:rFonts w:ascii="Calibri" w:hAnsi="Calibri" w:cs="Calibri"/>
            <w:sz w:val="24"/>
            <w:szCs w:val="24"/>
          </w:rPr>
          <w:delText>e</w:delText>
        </w:r>
        <w:r w:rsidR="00103E10" w:rsidDel="00247B9F">
          <w:rPr>
            <w:rFonts w:ascii="Calibri" w:hAnsi="Calibri" w:cs="Calibri"/>
            <w:sz w:val="24"/>
            <w:szCs w:val="24"/>
          </w:rPr>
          <w:delText>d</w:delText>
        </w:r>
      </w:del>
      <w:r w:rsidR="000D1E6E">
        <w:rPr>
          <w:rFonts w:ascii="Calibri" w:hAnsi="Calibri" w:cs="Calibri"/>
          <w:sz w:val="24"/>
          <w:szCs w:val="24"/>
        </w:rPr>
        <w:t xml:space="preserve"> a star with a magnetic dipole field</w:t>
      </w:r>
      <w:del w:id="515" w:author="Xu Wang" w:date="2019-07-21T16:25:00Z">
        <w:r w:rsidR="00103E10" w:rsidDel="00247B9F">
          <w:rPr>
            <w:rFonts w:ascii="Calibri" w:hAnsi="Calibri" w:cs="Calibri"/>
            <w:sz w:val="24"/>
            <w:szCs w:val="24"/>
          </w:rPr>
          <w:delText xml:space="preserve"> in a bell jar</w:delText>
        </w:r>
      </w:del>
      <w:r>
        <w:rPr>
          <w:rFonts w:ascii="Calibri" w:hAnsi="Calibri" w:cs="Calibri"/>
          <w:sz w:val="24"/>
          <w:szCs w:val="24"/>
        </w:rPr>
        <w:t xml:space="preserve">. The sphere </w:t>
      </w:r>
      <w:r w:rsidR="000D1E6E">
        <w:rPr>
          <w:rFonts w:ascii="Calibri" w:hAnsi="Calibri" w:cs="Calibri"/>
          <w:sz w:val="24"/>
          <w:szCs w:val="24"/>
        </w:rPr>
        <w:t>wa</w:t>
      </w:r>
      <w:r>
        <w:rPr>
          <w:rFonts w:ascii="Calibri" w:hAnsi="Calibri" w:cs="Calibri"/>
          <w:sz w:val="24"/>
          <w:szCs w:val="24"/>
        </w:rPr>
        <w:t xml:space="preserve">s biased </w:t>
      </w:r>
      <w:r w:rsidR="000D1E6E">
        <w:rPr>
          <w:rFonts w:ascii="Calibri" w:hAnsi="Calibri" w:cs="Calibri"/>
          <w:sz w:val="24"/>
          <w:szCs w:val="24"/>
        </w:rPr>
        <w:t xml:space="preserve">up to </w:t>
      </w:r>
      <w:r>
        <w:rPr>
          <w:rFonts w:ascii="Calibri" w:hAnsi="Calibri" w:cs="Calibri"/>
          <w:sz w:val="24"/>
          <w:szCs w:val="24"/>
        </w:rPr>
        <w:t>-2</w:t>
      </w:r>
      <w:r w:rsidR="00A110B4">
        <w:rPr>
          <w:rFonts w:ascii="Calibri" w:hAnsi="Calibri" w:cs="Calibri"/>
          <w:sz w:val="24"/>
          <w:szCs w:val="24"/>
        </w:rPr>
        <w:t xml:space="preserve"> </w:t>
      </w:r>
      <w:r>
        <w:rPr>
          <w:rFonts w:ascii="Calibri" w:hAnsi="Calibri" w:cs="Calibri"/>
          <w:sz w:val="24"/>
          <w:szCs w:val="24"/>
        </w:rPr>
        <w:t xml:space="preserve">kV to </w:t>
      </w:r>
      <w:r w:rsidR="000D1E6E">
        <w:rPr>
          <w:rFonts w:ascii="Calibri" w:hAnsi="Calibri" w:cs="Calibri"/>
          <w:sz w:val="24"/>
          <w:szCs w:val="24"/>
        </w:rPr>
        <w:t>accelerate</w:t>
      </w:r>
      <w:r>
        <w:rPr>
          <w:rFonts w:ascii="Calibri" w:hAnsi="Calibri" w:cs="Calibri"/>
          <w:sz w:val="24"/>
          <w:szCs w:val="24"/>
        </w:rPr>
        <w:t xml:space="preserve"> electrons</w:t>
      </w:r>
      <w:r w:rsidR="000D1E6E">
        <w:rPr>
          <w:rFonts w:ascii="Calibri" w:hAnsi="Calibri" w:cs="Calibri"/>
          <w:sz w:val="24"/>
          <w:szCs w:val="24"/>
        </w:rPr>
        <w:t xml:space="preserve"> </w:t>
      </w:r>
      <w:r w:rsidR="00103E10">
        <w:rPr>
          <w:rFonts w:ascii="Calibri" w:hAnsi="Calibri" w:cs="Calibri"/>
          <w:sz w:val="24"/>
          <w:szCs w:val="24"/>
        </w:rPr>
        <w:t xml:space="preserve">outwards from the surface </w:t>
      </w:r>
      <w:r w:rsidR="000D1E6E">
        <w:rPr>
          <w:rFonts w:ascii="Calibri" w:hAnsi="Calibri" w:cs="Calibri"/>
          <w:sz w:val="24"/>
          <w:szCs w:val="24"/>
        </w:rPr>
        <w:t>to a high energy</w:t>
      </w:r>
      <w:r w:rsidR="00103E10">
        <w:rPr>
          <w:rFonts w:ascii="Calibri" w:hAnsi="Calibri" w:cs="Calibri"/>
          <w:sz w:val="24"/>
          <w:szCs w:val="24"/>
        </w:rPr>
        <w:t xml:space="preserve">. These energetic electrons collide with neutral particles in the air </w:t>
      </w:r>
      <w:r>
        <w:rPr>
          <w:rFonts w:ascii="Calibri" w:hAnsi="Calibri" w:cs="Calibri"/>
          <w:sz w:val="24"/>
          <w:szCs w:val="24"/>
        </w:rPr>
        <w:t xml:space="preserve">at the pressure of </w:t>
      </w:r>
      <w:r w:rsidR="00A110B4">
        <w:rPr>
          <w:rFonts w:ascii="Calibri" w:hAnsi="Calibri" w:cs="Calibri"/>
          <w:sz w:val="24"/>
          <w:szCs w:val="24"/>
        </w:rPr>
        <w:t>500-</w:t>
      </w:r>
      <w:r w:rsidR="00013539">
        <w:rPr>
          <w:rFonts w:ascii="Calibri" w:hAnsi="Calibri" w:cs="Calibri"/>
          <w:sz w:val="24"/>
          <w:szCs w:val="24"/>
        </w:rPr>
        <w:t xml:space="preserve">750 </w:t>
      </w:r>
      <w:proofErr w:type="spellStart"/>
      <w:r>
        <w:rPr>
          <w:rFonts w:ascii="Calibri" w:hAnsi="Calibri" w:cs="Calibri"/>
          <w:sz w:val="24"/>
          <w:szCs w:val="24"/>
        </w:rPr>
        <w:t>mTorr</w:t>
      </w:r>
      <w:proofErr w:type="spellEnd"/>
      <w:r w:rsidR="00103E10">
        <w:rPr>
          <w:rFonts w:ascii="Calibri" w:hAnsi="Calibri" w:cs="Calibri"/>
          <w:sz w:val="24"/>
          <w:szCs w:val="24"/>
        </w:rPr>
        <w:t>, causing their ionization</w:t>
      </w:r>
      <w:r>
        <w:rPr>
          <w:rFonts w:ascii="Calibri" w:hAnsi="Calibri" w:cs="Calibri"/>
          <w:sz w:val="24"/>
          <w:szCs w:val="24"/>
        </w:rPr>
        <w:t xml:space="preserve">. </w:t>
      </w:r>
      <w:r w:rsidR="00103E10">
        <w:rPr>
          <w:rFonts w:ascii="Calibri" w:hAnsi="Calibri" w:cs="Calibri"/>
          <w:sz w:val="24"/>
          <w:szCs w:val="24"/>
        </w:rPr>
        <w:t xml:space="preserve">A primary and a secondary </w:t>
      </w:r>
      <w:r>
        <w:rPr>
          <w:rFonts w:ascii="Calibri" w:hAnsi="Calibri" w:cs="Calibri"/>
          <w:sz w:val="24"/>
          <w:szCs w:val="24"/>
        </w:rPr>
        <w:t xml:space="preserve">glowing ring </w:t>
      </w:r>
      <w:r w:rsidR="000D1E6E">
        <w:rPr>
          <w:rFonts w:ascii="Calibri" w:hAnsi="Calibri" w:cs="Calibri"/>
          <w:sz w:val="24"/>
          <w:szCs w:val="24"/>
        </w:rPr>
        <w:t>with a distinctive gap in-between we</w:t>
      </w:r>
      <w:r>
        <w:rPr>
          <w:rFonts w:ascii="Calibri" w:hAnsi="Calibri" w:cs="Calibri"/>
          <w:sz w:val="24"/>
          <w:szCs w:val="24"/>
        </w:rPr>
        <w:t xml:space="preserve">re observed at the equator of the sphere. A test-particle simulation </w:t>
      </w:r>
      <w:r w:rsidR="004066E3">
        <w:rPr>
          <w:rFonts w:ascii="Calibri" w:hAnsi="Calibri" w:cs="Calibri"/>
          <w:sz w:val="24"/>
          <w:szCs w:val="24"/>
        </w:rPr>
        <w:t>wa</w:t>
      </w:r>
      <w:r>
        <w:rPr>
          <w:rFonts w:ascii="Calibri" w:hAnsi="Calibri" w:cs="Calibri"/>
          <w:sz w:val="24"/>
          <w:szCs w:val="24"/>
        </w:rPr>
        <w:t>s performed</w:t>
      </w:r>
      <w:r w:rsidR="008B29FC">
        <w:rPr>
          <w:rFonts w:ascii="Calibri" w:hAnsi="Calibri" w:cs="Calibri"/>
          <w:sz w:val="24"/>
          <w:szCs w:val="24"/>
        </w:rPr>
        <w:t xml:space="preserve"> </w:t>
      </w:r>
      <w:r>
        <w:rPr>
          <w:rFonts w:ascii="Calibri" w:hAnsi="Calibri" w:cs="Calibri"/>
          <w:sz w:val="24"/>
          <w:szCs w:val="24"/>
        </w:rPr>
        <w:t xml:space="preserve">to explain the formation of </w:t>
      </w:r>
      <w:r w:rsidR="00103E10">
        <w:rPr>
          <w:rFonts w:ascii="Calibri" w:hAnsi="Calibri" w:cs="Calibri"/>
          <w:sz w:val="24"/>
          <w:szCs w:val="24"/>
        </w:rPr>
        <w:t>the two rings</w:t>
      </w:r>
      <w:r>
        <w:rPr>
          <w:rFonts w:ascii="Calibri" w:hAnsi="Calibri" w:cs="Calibri"/>
          <w:sz w:val="24"/>
          <w:szCs w:val="24"/>
        </w:rPr>
        <w:t>.</w:t>
      </w:r>
      <w:r w:rsidR="008B29FC">
        <w:rPr>
          <w:rFonts w:ascii="Calibri" w:hAnsi="Calibri" w:cs="Calibri"/>
          <w:sz w:val="24"/>
          <w:szCs w:val="24"/>
        </w:rPr>
        <w:t xml:space="preserve"> It was shown from the electron-neutral collision density profiles that the primary ring is created because </w:t>
      </w:r>
      <w:r w:rsidR="00103E10">
        <w:rPr>
          <w:rFonts w:ascii="Calibri" w:hAnsi="Calibri" w:cs="Calibri"/>
          <w:sz w:val="24"/>
          <w:szCs w:val="24"/>
        </w:rPr>
        <w:t xml:space="preserve">the </w:t>
      </w:r>
      <w:r w:rsidR="008B29FC">
        <w:rPr>
          <w:rFonts w:ascii="Calibri" w:hAnsi="Calibri" w:cs="Calibri"/>
          <w:sz w:val="24"/>
          <w:szCs w:val="24"/>
        </w:rPr>
        <w:t xml:space="preserve">electrons launched from lower latitudes </w:t>
      </w:r>
      <w:r w:rsidR="004C17A6">
        <w:rPr>
          <w:rFonts w:ascii="Calibri" w:hAnsi="Calibri" w:cs="Calibri"/>
          <w:sz w:val="24"/>
          <w:szCs w:val="24"/>
        </w:rPr>
        <w:t xml:space="preserve">are bounded </w:t>
      </w:r>
      <w:del w:id="516" w:author="Xu Wang" w:date="2019-07-21T16:28:00Z">
        <w:r w:rsidR="004C17A6" w:rsidDel="00247B9F">
          <w:rPr>
            <w:rFonts w:ascii="Calibri" w:hAnsi="Calibri" w:cs="Calibri"/>
            <w:sz w:val="24"/>
            <w:szCs w:val="24"/>
          </w:rPr>
          <w:delText xml:space="preserve">by the magnetic mirror effects </w:delText>
        </w:r>
      </w:del>
      <w:r w:rsidR="004C17A6">
        <w:rPr>
          <w:rFonts w:ascii="Calibri" w:hAnsi="Calibri" w:cs="Calibri"/>
          <w:sz w:val="24"/>
          <w:szCs w:val="24"/>
        </w:rPr>
        <w:t xml:space="preserve">within a small region </w:t>
      </w:r>
      <w:r w:rsidR="008B29FC">
        <w:rPr>
          <w:rFonts w:ascii="Calibri" w:hAnsi="Calibri" w:cs="Calibri"/>
          <w:sz w:val="24"/>
          <w:szCs w:val="24"/>
        </w:rPr>
        <w:t>around the equator</w:t>
      </w:r>
      <w:ins w:id="517" w:author="Xu Wang" w:date="2019-07-21T16:28:00Z">
        <w:r w:rsidR="00247B9F">
          <w:rPr>
            <w:rFonts w:ascii="Calibri" w:hAnsi="Calibri" w:cs="Calibri"/>
            <w:sz w:val="24"/>
            <w:szCs w:val="24"/>
          </w:rPr>
          <w:t xml:space="preserve"> </w:t>
        </w:r>
        <w:r w:rsidR="00247B9F">
          <w:rPr>
            <w:rFonts w:ascii="Calibri" w:hAnsi="Calibri" w:cs="Calibri"/>
            <w:sz w:val="24"/>
            <w:szCs w:val="24"/>
          </w:rPr>
          <w:t>due to the magnetic mirror effects</w:t>
        </w:r>
      </w:ins>
      <w:r w:rsidR="008B29FC">
        <w:rPr>
          <w:rFonts w:ascii="Calibri" w:hAnsi="Calibri" w:cs="Calibri"/>
          <w:sz w:val="24"/>
          <w:szCs w:val="24"/>
        </w:rPr>
        <w:t xml:space="preserve">, causing </w:t>
      </w:r>
      <w:r w:rsidR="00A110B4">
        <w:rPr>
          <w:rFonts w:ascii="Calibri" w:hAnsi="Calibri" w:cs="Calibri"/>
          <w:sz w:val="24"/>
          <w:szCs w:val="24"/>
        </w:rPr>
        <w:t xml:space="preserve">higher </w:t>
      </w:r>
      <w:r w:rsidR="008B29FC">
        <w:rPr>
          <w:rFonts w:ascii="Calibri" w:hAnsi="Calibri" w:cs="Calibri"/>
          <w:sz w:val="24"/>
          <w:szCs w:val="24"/>
        </w:rPr>
        <w:t>collision</w:t>
      </w:r>
      <w:r w:rsidR="00A110B4">
        <w:rPr>
          <w:rFonts w:ascii="Calibri" w:hAnsi="Calibri" w:cs="Calibri"/>
          <w:sz w:val="24"/>
          <w:szCs w:val="24"/>
        </w:rPr>
        <w:t xml:space="preserve"> densities</w:t>
      </w:r>
      <w:r w:rsidR="008B29FC">
        <w:rPr>
          <w:rFonts w:ascii="Calibri" w:hAnsi="Calibri" w:cs="Calibri"/>
          <w:sz w:val="24"/>
          <w:szCs w:val="24"/>
        </w:rPr>
        <w:t xml:space="preserve"> and </w:t>
      </w:r>
      <w:r w:rsidR="004C17A6">
        <w:rPr>
          <w:rFonts w:ascii="Calibri" w:hAnsi="Calibri" w:cs="Calibri"/>
          <w:sz w:val="24"/>
          <w:szCs w:val="24"/>
        </w:rPr>
        <w:t xml:space="preserve">intense </w:t>
      </w:r>
      <w:r w:rsidR="008B29FC">
        <w:rPr>
          <w:rFonts w:ascii="Calibri" w:hAnsi="Calibri" w:cs="Calibri"/>
          <w:sz w:val="24"/>
          <w:szCs w:val="24"/>
        </w:rPr>
        <w:t xml:space="preserve">ionization. </w:t>
      </w:r>
      <w:r w:rsidR="000F239C">
        <w:rPr>
          <w:rFonts w:ascii="Calibri" w:hAnsi="Calibri" w:cs="Calibri"/>
          <w:sz w:val="24"/>
          <w:szCs w:val="24"/>
        </w:rPr>
        <w:t xml:space="preserve">The secondary ring is likely </w:t>
      </w:r>
      <w:del w:id="518" w:author="Xu Wang" w:date="2019-07-21T16:30:00Z">
        <w:r w:rsidR="000F239C" w:rsidDel="00247B9F">
          <w:rPr>
            <w:rFonts w:ascii="Calibri" w:hAnsi="Calibri" w:cs="Calibri"/>
            <w:sz w:val="24"/>
            <w:szCs w:val="24"/>
          </w:rPr>
          <w:delText xml:space="preserve">caused </w:delText>
        </w:r>
      </w:del>
      <w:ins w:id="519" w:author="Xu Wang" w:date="2019-07-21T16:30:00Z">
        <w:r w:rsidR="00247B9F">
          <w:rPr>
            <w:rFonts w:ascii="Calibri" w:hAnsi="Calibri" w:cs="Calibri"/>
            <w:sz w:val="24"/>
            <w:szCs w:val="24"/>
          </w:rPr>
          <w:t>created</w:t>
        </w:r>
        <w:r w:rsidR="00247B9F">
          <w:rPr>
            <w:rFonts w:ascii="Calibri" w:hAnsi="Calibri" w:cs="Calibri"/>
            <w:sz w:val="24"/>
            <w:szCs w:val="24"/>
          </w:rPr>
          <w:t xml:space="preserve"> </w:t>
        </w:r>
      </w:ins>
      <w:del w:id="520" w:author="Tom Keaton" w:date="2019-07-19T17:59:00Z">
        <w:r w:rsidR="000F239C" w:rsidDel="00D93D46">
          <w:rPr>
            <w:rFonts w:ascii="Calibri" w:hAnsi="Calibri" w:cs="Calibri"/>
            <w:sz w:val="24"/>
            <w:szCs w:val="24"/>
          </w:rPr>
          <w:delText>by</w:delText>
        </w:r>
        <w:r w:rsidR="00103E10" w:rsidDel="00D93D46">
          <w:rPr>
            <w:rFonts w:ascii="Calibri" w:hAnsi="Calibri" w:cs="Calibri"/>
            <w:sz w:val="24"/>
            <w:szCs w:val="24"/>
          </w:rPr>
          <w:delText xml:space="preserve"> </w:delText>
        </w:r>
      </w:del>
      <w:r w:rsidR="00D93D46">
        <w:rPr>
          <w:rFonts w:ascii="Calibri" w:hAnsi="Calibri" w:cs="Calibri"/>
          <w:sz w:val="24"/>
          <w:szCs w:val="24"/>
        </w:rPr>
        <w:t xml:space="preserve">because </w:t>
      </w:r>
      <w:r w:rsidR="00103E10">
        <w:rPr>
          <w:rFonts w:ascii="Calibri" w:hAnsi="Calibri" w:cs="Calibri"/>
          <w:sz w:val="24"/>
          <w:szCs w:val="24"/>
        </w:rPr>
        <w:t xml:space="preserve">the </w:t>
      </w:r>
      <w:r w:rsidR="000F239C">
        <w:rPr>
          <w:rFonts w:ascii="Calibri" w:hAnsi="Calibri" w:cs="Calibri"/>
          <w:sz w:val="24"/>
          <w:szCs w:val="24"/>
        </w:rPr>
        <w:t xml:space="preserve">electrons launched from higher latitudes </w:t>
      </w:r>
      <w:r w:rsidR="00D93D46">
        <w:rPr>
          <w:rFonts w:ascii="Calibri" w:hAnsi="Calibri" w:cs="Calibri"/>
          <w:sz w:val="24"/>
          <w:szCs w:val="24"/>
        </w:rPr>
        <w:t xml:space="preserve">are </w:t>
      </w:r>
      <w:r w:rsidR="000F239C">
        <w:rPr>
          <w:rFonts w:ascii="Calibri" w:hAnsi="Calibri" w:cs="Calibri"/>
          <w:sz w:val="24"/>
          <w:szCs w:val="24"/>
        </w:rPr>
        <w:t xml:space="preserve">loosely bounded by the magnetic field </w:t>
      </w:r>
      <w:r w:rsidR="00D93D46">
        <w:rPr>
          <w:rFonts w:ascii="Calibri" w:hAnsi="Calibri" w:cs="Calibri"/>
          <w:sz w:val="24"/>
          <w:szCs w:val="24"/>
        </w:rPr>
        <w:t xml:space="preserve">whose magnitude decays </w:t>
      </w:r>
      <w:r w:rsidR="00BC1CB5">
        <w:rPr>
          <w:rFonts w:ascii="Calibri" w:hAnsi="Calibri" w:cs="Calibri"/>
          <w:sz w:val="24"/>
          <w:szCs w:val="24"/>
        </w:rPr>
        <w:t>as a function of the radial distance</w:t>
      </w:r>
      <w:r w:rsidR="000F239C">
        <w:rPr>
          <w:rFonts w:ascii="Calibri" w:hAnsi="Calibri" w:cs="Calibri"/>
          <w:sz w:val="24"/>
          <w:szCs w:val="24"/>
        </w:rPr>
        <w:t>.</w:t>
      </w:r>
    </w:p>
    <w:p w14:paraId="2B55BC01" w14:textId="77777777" w:rsidR="008B3028" w:rsidRPr="002B75AA" w:rsidRDefault="008B3028" w:rsidP="00B0431D">
      <w:pPr>
        <w:spacing w:after="0" w:line="240" w:lineRule="auto"/>
        <w:rPr>
          <w:rFonts w:ascii="Calibri" w:hAnsi="Calibri" w:cs="Calibri"/>
          <w:bCs/>
        </w:rPr>
      </w:pPr>
    </w:p>
    <w:p w14:paraId="131A4577" w14:textId="77777777" w:rsidR="00C34DDC" w:rsidRDefault="00C34DDC" w:rsidP="00B0431D">
      <w:pPr>
        <w:spacing w:after="0" w:line="240" w:lineRule="auto"/>
        <w:rPr>
          <w:b/>
          <w:bCs/>
        </w:rPr>
      </w:pPr>
    </w:p>
    <w:p w14:paraId="377E45A1" w14:textId="77777777" w:rsidR="00704141" w:rsidRDefault="00704141" w:rsidP="00B0431D">
      <w:pPr>
        <w:spacing w:after="0" w:line="240" w:lineRule="auto"/>
        <w:rPr>
          <w:b/>
          <w:bCs/>
        </w:rPr>
      </w:pPr>
      <w:r>
        <w:rPr>
          <w:b/>
          <w:bCs/>
        </w:rPr>
        <w:t>Acknowledgments</w:t>
      </w:r>
    </w:p>
    <w:p w14:paraId="0242082F" w14:textId="77777777" w:rsidR="00704141" w:rsidRDefault="00704141" w:rsidP="00B0431D">
      <w:pPr>
        <w:spacing w:after="0" w:line="240" w:lineRule="auto"/>
        <w:rPr>
          <w:b/>
          <w:bCs/>
        </w:rPr>
      </w:pPr>
    </w:p>
    <w:p w14:paraId="3A40AC9F" w14:textId="77777777" w:rsidR="00BE14E7" w:rsidRPr="00FD4C4E" w:rsidRDefault="00704141" w:rsidP="00FD4C4E">
      <w:pPr>
        <w:spacing w:after="0" w:line="240" w:lineRule="auto"/>
        <w:ind w:firstLine="720"/>
        <w:rPr>
          <w:bCs/>
        </w:rPr>
      </w:pPr>
      <w:r>
        <w:rPr>
          <w:bCs/>
        </w:rPr>
        <w:lastRenderedPageBreak/>
        <w:t>This work was supported by the Institute for Modeling Plasma and Cosmic Dust</w:t>
      </w:r>
      <w:r w:rsidR="00F37E33">
        <w:rPr>
          <w:bCs/>
        </w:rPr>
        <w:t>,</w:t>
      </w:r>
      <w:r>
        <w:rPr>
          <w:bCs/>
        </w:rPr>
        <w:t xml:space="preserve"> a</w:t>
      </w:r>
      <w:r w:rsidR="007373C4">
        <w:rPr>
          <w:bCs/>
        </w:rPr>
        <w:t xml:space="preserve"> NASA SERRVI research group. The author</w:t>
      </w:r>
      <w:r w:rsidR="002D6A6F">
        <w:rPr>
          <w:bCs/>
        </w:rPr>
        <w:t>s</w:t>
      </w:r>
      <w:r w:rsidR="007373C4">
        <w:rPr>
          <w:bCs/>
        </w:rPr>
        <w:t xml:space="preserve"> thank Chris </w:t>
      </w:r>
      <w:proofErr w:type="spellStart"/>
      <w:r w:rsidR="007373C4">
        <w:rPr>
          <w:bCs/>
        </w:rPr>
        <w:t>Panella</w:t>
      </w:r>
      <w:proofErr w:type="spellEnd"/>
      <w:r w:rsidR="007373C4">
        <w:rPr>
          <w:bCs/>
        </w:rPr>
        <w:t xml:space="preserve"> for simulation troubleshooting and assisting in the creation of the data analysis tools. The authors acknowledge the helpful comments made by anonymous sources over the course of this project.</w:t>
      </w:r>
    </w:p>
    <w:p w14:paraId="5E2B166C" w14:textId="77777777" w:rsidR="00BE14E7" w:rsidRPr="001C0083" w:rsidRDefault="00BE14E7" w:rsidP="00B0431D">
      <w:pPr>
        <w:spacing w:after="0" w:line="240" w:lineRule="auto"/>
        <w:rPr>
          <w:rFonts w:ascii="Calibri" w:hAnsi="Calibri" w:cs="Calibri"/>
          <w:bCs/>
        </w:rPr>
      </w:pPr>
    </w:p>
    <w:p w14:paraId="360802BA" w14:textId="77777777" w:rsidR="00FE25A3" w:rsidRPr="0046662C" w:rsidRDefault="00FE25A3" w:rsidP="00FE25A3">
      <w:pPr>
        <w:spacing w:after="0" w:line="240" w:lineRule="auto"/>
        <w:rPr>
          <w:b/>
          <w:bCs/>
        </w:rPr>
      </w:pPr>
      <w:r w:rsidRPr="0046662C">
        <w:rPr>
          <w:b/>
          <w:bCs/>
        </w:rPr>
        <w:t>References</w:t>
      </w:r>
    </w:p>
    <w:p w14:paraId="6C5D7D13" w14:textId="77777777" w:rsidR="00FE25A3" w:rsidRDefault="00FE25A3" w:rsidP="00FE25A3">
      <w:pPr>
        <w:spacing w:after="0" w:line="240" w:lineRule="auto"/>
      </w:pPr>
    </w:p>
    <w:p w14:paraId="01F97F86" w14:textId="3E2BD96C" w:rsidR="007F540E" w:rsidRDefault="00D103B4" w:rsidP="00D103B4">
      <w:pPr>
        <w:spacing w:after="0" w:line="240" w:lineRule="auto"/>
        <w:rPr>
          <w:ins w:id="521" w:author="Tom Keaton" w:date="2019-07-20T12:32:00Z"/>
        </w:rPr>
      </w:pPr>
      <w:r w:rsidRPr="0046662C">
        <w:t xml:space="preserve">[3] – </w:t>
      </w:r>
      <w:proofErr w:type="spellStart"/>
      <w:r w:rsidRPr="0046662C">
        <w:t>Brudtland</w:t>
      </w:r>
      <w:proofErr w:type="spellEnd"/>
      <w:r w:rsidRPr="0046662C">
        <w:t xml:space="preserve"> T. and </w:t>
      </w:r>
      <w:proofErr w:type="spellStart"/>
      <w:r w:rsidRPr="0046662C">
        <w:t>Rypdal</w:t>
      </w:r>
      <w:proofErr w:type="spellEnd"/>
      <w:r w:rsidRPr="0046662C">
        <w:t xml:space="preserve"> K., The </w:t>
      </w:r>
      <w:proofErr w:type="spellStart"/>
      <w:r w:rsidRPr="0046662C">
        <w:t>Birkeland</w:t>
      </w:r>
      <w:proofErr w:type="spellEnd"/>
      <w:r w:rsidRPr="0046662C">
        <w:t xml:space="preserve"> Terrella Experiments and their Importance for the Modern Synergy of Laboratory and Space Plasma Physics. Journal de Physique IV (Proceedings), 01(C4), pp, C4-113 – C4-132. (Oct. 1197) DOI: 10.1051/jp4:1997408</w:t>
      </w:r>
    </w:p>
    <w:p w14:paraId="5669D726" w14:textId="1AD6D165" w:rsidR="007F540E" w:rsidRPr="00FD1DB3" w:rsidRDefault="007F540E">
      <w:pPr>
        <w:pStyle w:val="NormalWeb"/>
        <w:rPr>
          <w:rFonts w:cstheme="minorHAnsi"/>
        </w:rPr>
        <w:pPrChange w:id="522" w:author="Tom Keaton" w:date="2019-07-20T12:32:00Z">
          <w:pPr>
            <w:spacing w:after="0" w:line="240" w:lineRule="auto"/>
          </w:pPr>
        </w:pPrChange>
      </w:pPr>
      <w:ins w:id="523" w:author="Tom Keaton" w:date="2019-07-20T12:32:00Z">
        <w:r w:rsidRPr="00223CF5">
          <w:rPr>
            <w:rFonts w:asciiTheme="minorHAnsi" w:hAnsiTheme="minorHAnsi" w:cstheme="minorHAnsi"/>
            <w:sz w:val="22"/>
            <w:szCs w:val="22"/>
          </w:rPr>
          <w:t>[</w:t>
        </w:r>
        <w:r>
          <w:rPr>
            <w:rFonts w:asciiTheme="minorHAnsi" w:hAnsiTheme="minorHAnsi" w:cstheme="minorHAnsi"/>
            <w:sz w:val="22"/>
            <w:szCs w:val="22"/>
          </w:rPr>
          <w:t>6</w:t>
        </w:r>
        <w:r w:rsidRPr="00223CF5">
          <w:rPr>
            <w:rFonts w:asciiTheme="minorHAnsi" w:hAnsiTheme="minorHAnsi" w:cstheme="minorHAnsi"/>
            <w:sz w:val="22"/>
            <w:szCs w:val="22"/>
          </w:rPr>
          <w:t xml:space="preserve">] - Chen, Francis F. </w:t>
        </w:r>
        <w:r w:rsidRPr="00223CF5">
          <w:rPr>
            <w:rFonts w:asciiTheme="minorHAnsi" w:hAnsiTheme="minorHAnsi" w:cstheme="minorHAnsi"/>
            <w:i/>
            <w:iCs/>
            <w:sz w:val="22"/>
            <w:szCs w:val="22"/>
          </w:rPr>
          <w:t>Introduction to Plasma Physics and Controlled Fusion</w:t>
        </w:r>
        <w:r w:rsidRPr="00223CF5">
          <w:rPr>
            <w:rFonts w:asciiTheme="minorHAnsi" w:hAnsiTheme="minorHAnsi" w:cstheme="minorHAnsi"/>
            <w:sz w:val="22"/>
            <w:szCs w:val="22"/>
          </w:rPr>
          <w:t>. 3rd ed., Springer, 2016.</w:t>
        </w:r>
        <w:r>
          <w:rPr>
            <w:rFonts w:asciiTheme="minorHAnsi" w:hAnsiTheme="minorHAnsi" w:cstheme="minorHAnsi"/>
            <w:sz w:val="22"/>
            <w:szCs w:val="22"/>
          </w:rPr>
          <w:t xml:space="preserve"> DOI: 10.1007/978-3-319-22309-4</w:t>
        </w:r>
      </w:ins>
    </w:p>
    <w:p w14:paraId="233B0B4A" w14:textId="77777777" w:rsidR="00D103B4" w:rsidRDefault="00D103B4" w:rsidP="00D103B4">
      <w:pPr>
        <w:spacing w:after="0" w:line="240" w:lineRule="auto"/>
      </w:pPr>
    </w:p>
    <w:p w14:paraId="2B2CCEAE" w14:textId="77777777" w:rsidR="00D103B4" w:rsidRPr="0046662C" w:rsidRDefault="00D103B4" w:rsidP="00D103B4">
      <w:pPr>
        <w:spacing w:after="0" w:line="240" w:lineRule="auto"/>
      </w:pPr>
      <w:r w:rsidRPr="0046662C">
        <w:t xml:space="preserve">[2] – </w:t>
      </w:r>
      <w:proofErr w:type="spellStart"/>
      <w:r w:rsidRPr="0046662C">
        <w:t>Itikawa</w:t>
      </w:r>
      <w:proofErr w:type="spellEnd"/>
      <w:r w:rsidRPr="0046662C">
        <w:t xml:space="preserve">, </w:t>
      </w:r>
      <w:proofErr w:type="spellStart"/>
      <w:r w:rsidRPr="0046662C">
        <w:t>Yukikazu</w:t>
      </w:r>
      <w:proofErr w:type="spellEnd"/>
      <w:r w:rsidRPr="0046662C">
        <w:t xml:space="preserve">, Cross Sections for Electron Collisions with Nitrogen Molecules. Journal of Physical and Chemical Reference Data, </w:t>
      </w:r>
      <w:r w:rsidRPr="003C5CC3">
        <w:t>35</w:t>
      </w:r>
      <w:r w:rsidRPr="0046662C">
        <w:t>, pp. 31</w:t>
      </w:r>
      <w:r>
        <w:t xml:space="preserve"> </w:t>
      </w:r>
      <w:r w:rsidRPr="0046662C">
        <w:t>-</w:t>
      </w:r>
      <w:r>
        <w:t xml:space="preserve"> </w:t>
      </w:r>
      <w:r w:rsidRPr="0046662C">
        <w:t>52. (2006) DOI: 10.1063/1.1937426</w:t>
      </w:r>
    </w:p>
    <w:p w14:paraId="7101B6E9" w14:textId="77777777" w:rsidR="00D103B4" w:rsidRPr="0046662C" w:rsidRDefault="00D103B4" w:rsidP="00FE25A3">
      <w:pPr>
        <w:spacing w:after="0" w:line="240" w:lineRule="auto"/>
      </w:pPr>
    </w:p>
    <w:p w14:paraId="69D2F058" w14:textId="77777777" w:rsidR="00FE25A3" w:rsidRPr="0046662C" w:rsidRDefault="00FE25A3" w:rsidP="00FE25A3">
      <w:pPr>
        <w:spacing w:after="0" w:line="240" w:lineRule="auto"/>
      </w:pPr>
      <w:r w:rsidRPr="0046662C">
        <w:t xml:space="preserve">[1] – </w:t>
      </w:r>
      <w:proofErr w:type="spellStart"/>
      <w:r w:rsidRPr="0046662C">
        <w:t>Lilensten</w:t>
      </w:r>
      <w:proofErr w:type="spellEnd"/>
      <w:r w:rsidRPr="0046662C">
        <w:t xml:space="preserve">, Jean, The </w:t>
      </w:r>
      <w:proofErr w:type="spellStart"/>
      <w:r w:rsidRPr="0046662C">
        <w:t>Planeterrella</w:t>
      </w:r>
      <w:proofErr w:type="spellEnd"/>
      <w:r w:rsidRPr="0046662C">
        <w:t xml:space="preserve">, a Pedagogic Experiment in Planetology and Plasma Physics. Acta </w:t>
      </w:r>
      <w:proofErr w:type="spellStart"/>
      <w:r w:rsidRPr="0046662C">
        <w:t>Geophysica</w:t>
      </w:r>
      <w:proofErr w:type="spellEnd"/>
      <w:r w:rsidRPr="0046662C">
        <w:t>, vol. 67, no. 1, pp. 220</w:t>
      </w:r>
      <w:r w:rsidR="001C0F60">
        <w:t xml:space="preserve"> </w:t>
      </w:r>
      <w:r w:rsidRPr="0046662C">
        <w:t>-</w:t>
      </w:r>
      <w:r w:rsidR="001C0F60">
        <w:t xml:space="preserve"> </w:t>
      </w:r>
      <w:r w:rsidRPr="0046662C">
        <w:t>235.</w:t>
      </w:r>
      <w:r w:rsidR="006100BF" w:rsidRPr="0046662C">
        <w:t xml:space="preserve"> (2018)</w:t>
      </w:r>
      <w:r w:rsidRPr="0046662C">
        <w:t xml:space="preserve"> DOI: 10.2478/s11600-008-0079-x</w:t>
      </w:r>
    </w:p>
    <w:p w14:paraId="5C5B48CB" w14:textId="77777777" w:rsidR="0046662C" w:rsidRPr="0046662C" w:rsidRDefault="0046662C" w:rsidP="00FE25A3">
      <w:pPr>
        <w:spacing w:after="0" w:line="240" w:lineRule="auto"/>
      </w:pPr>
    </w:p>
    <w:p w14:paraId="35047202" w14:textId="77777777" w:rsidR="0046662C" w:rsidRDefault="0046662C" w:rsidP="00FE25A3">
      <w:pPr>
        <w:spacing w:after="0" w:line="240" w:lineRule="auto"/>
      </w:pPr>
      <w:r w:rsidRPr="0046662C">
        <w:t xml:space="preserve">[5] – </w:t>
      </w:r>
      <w:proofErr w:type="spellStart"/>
      <w:r w:rsidR="001C0F60">
        <w:t>Lilensten</w:t>
      </w:r>
      <w:proofErr w:type="spellEnd"/>
      <w:r w:rsidR="001C0F60">
        <w:t>, Jean,</w:t>
      </w:r>
      <w:r w:rsidR="00D103B4">
        <w:t xml:space="preserve"> </w:t>
      </w:r>
      <w:proofErr w:type="spellStart"/>
      <w:r w:rsidR="00D103B4">
        <w:t>Provan</w:t>
      </w:r>
      <w:proofErr w:type="spellEnd"/>
      <w:r w:rsidR="00D103B4">
        <w:t xml:space="preserve">, Gabrielle, </w:t>
      </w:r>
      <w:proofErr w:type="spellStart"/>
      <w:r w:rsidR="00D103B4">
        <w:t>Grimald</w:t>
      </w:r>
      <w:proofErr w:type="spellEnd"/>
      <w:r w:rsidR="00D103B4">
        <w:t xml:space="preserve">, Sandrine, Brekke, </w:t>
      </w:r>
      <w:proofErr w:type="spellStart"/>
      <w:r w:rsidR="00D103B4">
        <w:t>Asgeir</w:t>
      </w:r>
      <w:proofErr w:type="spellEnd"/>
      <w:r w:rsidR="00D103B4">
        <w:t xml:space="preserve">, </w:t>
      </w:r>
      <w:proofErr w:type="spellStart"/>
      <w:r w:rsidR="00D103B4">
        <w:t>Fluckiger</w:t>
      </w:r>
      <w:proofErr w:type="spellEnd"/>
      <w:r w:rsidR="00D103B4">
        <w:t xml:space="preserve">, Erwin, </w:t>
      </w:r>
      <w:proofErr w:type="spellStart"/>
      <w:r w:rsidR="00D103B4">
        <w:t>Vanlommel</w:t>
      </w:r>
      <w:proofErr w:type="spellEnd"/>
      <w:r w:rsidR="00D103B4">
        <w:t xml:space="preserve">, Petra, </w:t>
      </w:r>
      <w:proofErr w:type="spellStart"/>
      <w:r w:rsidR="00D103B4">
        <w:t>Wedlund</w:t>
      </w:r>
      <w:proofErr w:type="spellEnd"/>
      <w:r w:rsidR="00D103B4">
        <w:t xml:space="preserve"> Simon, Cyril, Barthelemy, Mathieu, and Garnier, Pierre,</w:t>
      </w:r>
      <w:r w:rsidR="001C0F60">
        <w:t xml:space="preserve"> </w:t>
      </w:r>
      <w:r w:rsidRPr="0046662C">
        <w:t xml:space="preserve">The </w:t>
      </w:r>
      <w:proofErr w:type="spellStart"/>
      <w:r w:rsidRPr="0046662C">
        <w:t>Planeterrella</w:t>
      </w:r>
      <w:proofErr w:type="spellEnd"/>
      <w:r w:rsidRPr="0046662C">
        <w:t xml:space="preserve"> Experiment: From Individual Initiative to Networking</w:t>
      </w:r>
      <w:r w:rsidR="001C0F60">
        <w:t>. Journal of Space Weather and Space Climate, vol. 3, no. A07, pp. 2 – 9. (2013) DOI: 10.1051/</w:t>
      </w:r>
      <w:proofErr w:type="spellStart"/>
      <w:r w:rsidR="001C0F60">
        <w:t>swsc</w:t>
      </w:r>
      <w:proofErr w:type="spellEnd"/>
      <w:r w:rsidR="001C0F60">
        <w:t>/2013029</w:t>
      </w:r>
    </w:p>
    <w:p w14:paraId="06967D8A" w14:textId="77777777" w:rsidR="00D103B4" w:rsidRPr="00223CF5" w:rsidRDefault="00D103B4" w:rsidP="00FE25A3">
      <w:pPr>
        <w:spacing w:after="0" w:line="240" w:lineRule="auto"/>
        <w:rPr>
          <w:rFonts w:cstheme="minorHAnsi"/>
        </w:rPr>
      </w:pPr>
    </w:p>
    <w:p w14:paraId="565ABD32" w14:textId="77777777" w:rsidR="00D103B4" w:rsidRPr="00223CF5" w:rsidRDefault="00D103B4" w:rsidP="00FE25A3">
      <w:pPr>
        <w:spacing w:after="0" w:line="240" w:lineRule="auto"/>
        <w:rPr>
          <w:rFonts w:cstheme="minorHAnsi"/>
        </w:rPr>
      </w:pPr>
      <w:r w:rsidRPr="00223CF5">
        <w:rPr>
          <w:rFonts w:cstheme="minorHAnsi"/>
        </w:rPr>
        <w:t xml:space="preserve">[4] – </w:t>
      </w:r>
      <w:proofErr w:type="spellStart"/>
      <w:r w:rsidRPr="00223CF5">
        <w:rPr>
          <w:rFonts w:cstheme="minorHAnsi"/>
        </w:rPr>
        <w:t>Olbert</w:t>
      </w:r>
      <w:proofErr w:type="spellEnd"/>
      <w:r w:rsidRPr="00223CF5">
        <w:rPr>
          <w:rFonts w:cstheme="minorHAnsi"/>
        </w:rPr>
        <w:t xml:space="preserve">, Stanislaw and Rossi, Bruno. </w:t>
      </w:r>
      <w:r w:rsidRPr="00223CF5">
        <w:rPr>
          <w:rFonts w:cstheme="minorHAnsi"/>
          <w:i/>
        </w:rPr>
        <w:t>Introduction to the Physics of Space.</w:t>
      </w:r>
      <w:r w:rsidRPr="00223CF5">
        <w:rPr>
          <w:rFonts w:cstheme="minorHAnsi"/>
        </w:rPr>
        <w:t xml:space="preserve"> City: McGraw-Hill Book Company, 1970. Print.</w:t>
      </w:r>
    </w:p>
    <w:p w14:paraId="67DE7F5F" w14:textId="3D3BCD98" w:rsidR="007F540E" w:rsidRPr="00223CF5" w:rsidRDefault="007F540E" w:rsidP="00223CF5">
      <w:pPr>
        <w:pStyle w:val="NormalWeb"/>
        <w:rPr>
          <w:rFonts w:asciiTheme="minorHAnsi" w:hAnsiTheme="minorHAnsi" w:cstheme="minorHAnsi"/>
          <w:sz w:val="22"/>
          <w:szCs w:val="22"/>
        </w:rPr>
      </w:pPr>
      <w:ins w:id="524" w:author="Tom Keaton" w:date="2019-07-20T12:32:00Z">
        <w:r>
          <w:rPr>
            <w:rFonts w:asciiTheme="minorHAnsi" w:hAnsiTheme="minorHAnsi" w:cstheme="minorHAnsi"/>
            <w:sz w:val="22"/>
            <w:szCs w:val="22"/>
          </w:rPr>
          <w:t xml:space="preserve">[7] </w:t>
        </w:r>
      </w:ins>
      <w:ins w:id="525" w:author="Tom Keaton" w:date="2019-07-20T12:33:00Z">
        <w:r>
          <w:rPr>
            <w:rFonts w:asciiTheme="minorHAnsi" w:hAnsiTheme="minorHAnsi" w:cstheme="minorHAnsi"/>
            <w:sz w:val="22"/>
            <w:szCs w:val="22"/>
          </w:rPr>
          <w:t>–</w:t>
        </w:r>
      </w:ins>
      <w:ins w:id="526" w:author="Tom Keaton" w:date="2019-07-20T12:32:00Z">
        <w:r>
          <w:rPr>
            <w:rFonts w:asciiTheme="minorHAnsi" w:hAnsiTheme="minorHAnsi" w:cstheme="minorHAnsi"/>
            <w:sz w:val="22"/>
            <w:szCs w:val="22"/>
          </w:rPr>
          <w:t xml:space="preserve"> </w:t>
        </w:r>
      </w:ins>
      <w:ins w:id="527" w:author="Tom Keaton" w:date="2019-07-20T12:33:00Z">
        <w:r>
          <w:rPr>
            <w:rFonts w:asciiTheme="minorHAnsi" w:hAnsiTheme="minorHAnsi" w:cstheme="minorHAnsi"/>
            <w:sz w:val="22"/>
            <w:szCs w:val="22"/>
          </w:rPr>
          <w:t xml:space="preserve">Egeland, </w:t>
        </w:r>
        <w:proofErr w:type="spellStart"/>
        <w:r>
          <w:rPr>
            <w:rFonts w:asciiTheme="minorHAnsi" w:hAnsiTheme="minorHAnsi" w:cstheme="minorHAnsi"/>
            <w:sz w:val="22"/>
            <w:szCs w:val="22"/>
          </w:rPr>
          <w:t>A</w:t>
        </w:r>
      </w:ins>
      <w:ins w:id="528" w:author="Tom Keaton" w:date="2019-07-20T12:43:00Z">
        <w:r w:rsidR="00C70E0F">
          <w:rPr>
            <w:rFonts w:asciiTheme="minorHAnsi" w:hAnsiTheme="minorHAnsi" w:cstheme="minorHAnsi"/>
            <w:sz w:val="22"/>
            <w:szCs w:val="22"/>
          </w:rPr>
          <w:t>lv</w:t>
        </w:r>
      </w:ins>
      <w:proofErr w:type="spellEnd"/>
      <w:ins w:id="529" w:author="Tom Keaton" w:date="2019-07-20T12:33:00Z">
        <w:r>
          <w:rPr>
            <w:rFonts w:asciiTheme="minorHAnsi" w:hAnsiTheme="minorHAnsi" w:cstheme="minorHAnsi"/>
            <w:sz w:val="22"/>
            <w:szCs w:val="22"/>
          </w:rPr>
          <w:t>, and W</w:t>
        </w:r>
      </w:ins>
      <w:ins w:id="530" w:author="Tom Keaton" w:date="2019-07-20T12:43:00Z">
        <w:r w:rsidR="00C70E0F">
          <w:rPr>
            <w:rFonts w:asciiTheme="minorHAnsi" w:hAnsiTheme="minorHAnsi" w:cstheme="minorHAnsi"/>
            <w:sz w:val="22"/>
            <w:szCs w:val="22"/>
          </w:rPr>
          <w:t xml:space="preserve">illiam </w:t>
        </w:r>
      </w:ins>
      <w:ins w:id="531" w:author="Tom Keaton" w:date="2019-07-20T12:33:00Z">
        <w:r>
          <w:rPr>
            <w:rFonts w:asciiTheme="minorHAnsi" w:hAnsiTheme="minorHAnsi" w:cstheme="minorHAnsi"/>
            <w:sz w:val="22"/>
            <w:szCs w:val="22"/>
          </w:rPr>
          <w:t>J</w:t>
        </w:r>
      </w:ins>
      <w:ins w:id="532" w:author="Tom Keaton" w:date="2019-07-20T12:34:00Z">
        <w:r>
          <w:rPr>
            <w:rFonts w:asciiTheme="minorHAnsi" w:hAnsiTheme="minorHAnsi" w:cstheme="minorHAnsi"/>
            <w:sz w:val="22"/>
            <w:szCs w:val="22"/>
          </w:rPr>
          <w:t>. Burke</w:t>
        </w:r>
      </w:ins>
      <w:ins w:id="533" w:author="Tom Keaton" w:date="2019-07-20T12:43:00Z">
        <w:r w:rsidR="00C70E0F">
          <w:rPr>
            <w:rFonts w:asciiTheme="minorHAnsi" w:hAnsiTheme="minorHAnsi" w:cstheme="minorHAnsi"/>
            <w:sz w:val="22"/>
            <w:szCs w:val="22"/>
          </w:rPr>
          <w:t>.</w:t>
        </w:r>
      </w:ins>
      <w:ins w:id="534" w:author="Tom Keaton" w:date="2019-07-20T12:34:00Z">
        <w:r>
          <w:rPr>
            <w:rFonts w:asciiTheme="minorHAnsi" w:hAnsiTheme="minorHAnsi" w:cstheme="minorHAnsi"/>
            <w:sz w:val="22"/>
            <w:szCs w:val="22"/>
          </w:rPr>
          <w:t xml:space="preserve"> </w:t>
        </w:r>
        <w:r w:rsidRPr="007F540E">
          <w:rPr>
            <w:rFonts w:asciiTheme="minorHAnsi" w:hAnsiTheme="minorHAnsi" w:cstheme="minorHAnsi"/>
            <w:i/>
            <w:iCs/>
            <w:sz w:val="22"/>
            <w:szCs w:val="22"/>
            <w:rPrChange w:id="535" w:author="Tom Keaton" w:date="2019-07-20T12:35:00Z">
              <w:rPr>
                <w:rFonts w:asciiTheme="minorHAnsi" w:hAnsiTheme="minorHAnsi" w:cstheme="minorHAnsi"/>
                <w:sz w:val="22"/>
                <w:szCs w:val="22"/>
              </w:rPr>
            </w:rPrChange>
          </w:rPr>
          <w:t xml:space="preserve">Kristian </w:t>
        </w:r>
        <w:proofErr w:type="spellStart"/>
        <w:r w:rsidRPr="007F540E">
          <w:rPr>
            <w:rFonts w:asciiTheme="minorHAnsi" w:hAnsiTheme="minorHAnsi" w:cstheme="minorHAnsi"/>
            <w:i/>
            <w:iCs/>
            <w:sz w:val="22"/>
            <w:szCs w:val="22"/>
            <w:rPrChange w:id="536" w:author="Tom Keaton" w:date="2019-07-20T12:35:00Z">
              <w:rPr>
                <w:rFonts w:asciiTheme="minorHAnsi" w:hAnsiTheme="minorHAnsi" w:cstheme="minorHAnsi"/>
                <w:sz w:val="22"/>
                <w:szCs w:val="22"/>
              </w:rPr>
            </w:rPrChange>
          </w:rPr>
          <w:t>Birkeland</w:t>
        </w:r>
        <w:proofErr w:type="spellEnd"/>
        <w:r w:rsidRPr="007F540E">
          <w:rPr>
            <w:rFonts w:asciiTheme="minorHAnsi" w:hAnsiTheme="minorHAnsi" w:cstheme="minorHAnsi"/>
            <w:i/>
            <w:iCs/>
            <w:sz w:val="22"/>
            <w:szCs w:val="22"/>
            <w:rPrChange w:id="537" w:author="Tom Keaton" w:date="2019-07-20T12:35:00Z">
              <w:rPr>
                <w:rFonts w:asciiTheme="minorHAnsi" w:hAnsiTheme="minorHAnsi" w:cstheme="minorHAnsi"/>
                <w:sz w:val="22"/>
                <w:szCs w:val="22"/>
              </w:rPr>
            </w:rPrChange>
          </w:rPr>
          <w:t>, the First Space Scientist</w:t>
        </w:r>
      </w:ins>
      <w:ins w:id="538" w:author="Tom Keaton" w:date="2019-07-20T12:43:00Z">
        <w:r w:rsidR="00C70E0F">
          <w:rPr>
            <w:rFonts w:asciiTheme="minorHAnsi" w:hAnsiTheme="minorHAnsi" w:cstheme="minorHAnsi"/>
            <w:sz w:val="22"/>
            <w:szCs w:val="22"/>
          </w:rPr>
          <w:t>. Vol. 325</w:t>
        </w:r>
      </w:ins>
      <w:ins w:id="539" w:author="Tom Keaton" w:date="2019-07-20T12:44:00Z">
        <w:r w:rsidR="00C70E0F">
          <w:rPr>
            <w:rFonts w:asciiTheme="minorHAnsi" w:hAnsiTheme="minorHAnsi" w:cstheme="minorHAnsi"/>
            <w:sz w:val="22"/>
            <w:szCs w:val="22"/>
          </w:rPr>
          <w:t xml:space="preserve">. </w:t>
        </w:r>
      </w:ins>
      <w:ins w:id="540" w:author="Tom Keaton" w:date="2019-07-20T12:34:00Z">
        <w:r>
          <w:rPr>
            <w:rFonts w:asciiTheme="minorHAnsi" w:hAnsiTheme="minorHAnsi" w:cstheme="minorHAnsi"/>
            <w:sz w:val="22"/>
            <w:szCs w:val="22"/>
          </w:rPr>
          <w:t>Springer</w:t>
        </w:r>
      </w:ins>
      <w:ins w:id="541" w:author="Tom Keaton" w:date="2019-07-20T12:44:00Z">
        <w:r w:rsidR="00C70E0F">
          <w:rPr>
            <w:rFonts w:asciiTheme="minorHAnsi" w:hAnsiTheme="minorHAnsi" w:cstheme="minorHAnsi"/>
            <w:sz w:val="22"/>
            <w:szCs w:val="22"/>
          </w:rPr>
          <w:t>. (2005)</w:t>
        </w:r>
      </w:ins>
      <w:ins w:id="542" w:author="Tom Keaton" w:date="2019-07-20T12:34:00Z">
        <w:r>
          <w:rPr>
            <w:rFonts w:asciiTheme="minorHAnsi" w:hAnsiTheme="minorHAnsi" w:cstheme="minorHAnsi"/>
            <w:sz w:val="22"/>
            <w:szCs w:val="22"/>
          </w:rPr>
          <w:t xml:space="preserve"> DOI: 10.1007/1-4020-3294-3</w:t>
        </w:r>
      </w:ins>
    </w:p>
    <w:sectPr w:rsidR="007F540E" w:rsidRPr="00223CF5">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1" w:author="Xu Wang" w:date="2019-07-26T16:13:00Z" w:initials="XW">
    <w:p w14:paraId="7671A0AD" w14:textId="0E5C5B04" w:rsidR="00CE247D" w:rsidRDefault="00CE247D">
      <w:pPr>
        <w:pStyle w:val="CommentText"/>
      </w:pPr>
      <w:r>
        <w:rPr>
          <w:rStyle w:val="CommentReference"/>
        </w:rPr>
        <w:annotationRef/>
      </w:r>
      <w:r>
        <w:t>We need more work on this part</w:t>
      </w:r>
      <w:bookmarkStart w:id="75" w:name="_GoBack"/>
      <w:bookmarkEnd w:id="75"/>
    </w:p>
  </w:comment>
  <w:comment w:id="439" w:author="Xu Wang" w:date="2019-07-26T16:08:00Z" w:initials="XW">
    <w:p w14:paraId="076F317B" w14:textId="74E7B5ED" w:rsidR="001A49C0" w:rsidRDefault="001A49C0">
      <w:pPr>
        <w:pStyle w:val="CommentText"/>
      </w:pPr>
      <w:r>
        <w:rPr>
          <w:rStyle w:val="CommentReference"/>
        </w:rPr>
        <w:annotationRef/>
      </w:r>
      <w:r>
        <w:t>What do this mean?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671A0AD" w15:done="0"/>
  <w15:commentEx w15:paraId="076F317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671A0AD" w16cid:durableId="20E5A537"/>
  <w16cid:commentId w16cid:paraId="076F317B" w16cid:durableId="20E5A3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301A67" w14:textId="77777777" w:rsidR="00604F7E" w:rsidRDefault="00604F7E" w:rsidP="00133ADD">
      <w:pPr>
        <w:spacing w:after="0" w:line="240" w:lineRule="auto"/>
      </w:pPr>
      <w:r>
        <w:separator/>
      </w:r>
    </w:p>
  </w:endnote>
  <w:endnote w:type="continuationSeparator" w:id="0">
    <w:p w14:paraId="3F51B754" w14:textId="77777777" w:rsidR="00604F7E" w:rsidRDefault="00604F7E" w:rsidP="00133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reek">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8E65D" w14:textId="77777777" w:rsidR="00133ADD" w:rsidRDefault="00133A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FC4373" w14:textId="77777777" w:rsidR="00133ADD" w:rsidRDefault="00133A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200102" w14:textId="77777777" w:rsidR="00133ADD" w:rsidRDefault="00133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33CF1F" w14:textId="77777777" w:rsidR="00604F7E" w:rsidRDefault="00604F7E" w:rsidP="00133ADD">
      <w:pPr>
        <w:spacing w:after="0" w:line="240" w:lineRule="auto"/>
      </w:pPr>
      <w:r>
        <w:separator/>
      </w:r>
    </w:p>
  </w:footnote>
  <w:footnote w:type="continuationSeparator" w:id="0">
    <w:p w14:paraId="58C8E9F7" w14:textId="77777777" w:rsidR="00604F7E" w:rsidRDefault="00604F7E" w:rsidP="00133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CDD99E" w14:textId="77777777" w:rsidR="00133ADD" w:rsidRDefault="00133A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6A141F" w14:textId="77777777" w:rsidR="00133ADD" w:rsidRDefault="00133A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D702A0" w14:textId="77777777" w:rsidR="00133ADD" w:rsidRDefault="00133A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B02BF"/>
    <w:multiLevelType w:val="hybridMultilevel"/>
    <w:tmpl w:val="1E5C2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36601"/>
    <w:multiLevelType w:val="multilevel"/>
    <w:tmpl w:val="271CDD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446845"/>
    <w:multiLevelType w:val="multilevel"/>
    <w:tmpl w:val="D06A21B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952AB1"/>
    <w:multiLevelType w:val="hybridMultilevel"/>
    <w:tmpl w:val="AFD06376"/>
    <w:lvl w:ilvl="0" w:tplc="1304D5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F0184"/>
    <w:multiLevelType w:val="hybridMultilevel"/>
    <w:tmpl w:val="5CB87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1E0568C"/>
    <w:multiLevelType w:val="multilevel"/>
    <w:tmpl w:val="17624E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47F4701"/>
    <w:multiLevelType w:val="hybridMultilevel"/>
    <w:tmpl w:val="B2C48DE6"/>
    <w:lvl w:ilvl="0" w:tplc="0409000F">
      <w:start w:val="4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EB1C04"/>
    <w:multiLevelType w:val="hybridMultilevel"/>
    <w:tmpl w:val="2BD4B0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313E6C"/>
    <w:multiLevelType w:val="multilevel"/>
    <w:tmpl w:val="E8D277C6"/>
    <w:lvl w:ilvl="0">
      <w:start w:val="5"/>
      <w:numFmt w:val="decimal"/>
      <w:lvlText w:val="%1"/>
      <w:lvlJc w:val="left"/>
      <w:pPr>
        <w:ind w:left="360" w:hanging="360"/>
      </w:pPr>
      <w:rPr>
        <w:rFonts w:hint="default"/>
      </w:rPr>
    </w:lvl>
    <w:lvl w:ilvl="1">
      <w:start w:val="1"/>
      <w:numFmt w:val="decimal"/>
      <w:lvlText w:val="%1.%2"/>
      <w:lvlJc w:val="left"/>
      <w:pPr>
        <w:ind w:left="3870" w:hanging="360"/>
      </w:pPr>
      <w:rPr>
        <w:rFonts w:hint="default"/>
      </w:rPr>
    </w:lvl>
    <w:lvl w:ilvl="2">
      <w:start w:val="1"/>
      <w:numFmt w:val="decimal"/>
      <w:lvlText w:val="%1.%2.%3"/>
      <w:lvlJc w:val="left"/>
      <w:pPr>
        <w:ind w:left="7740" w:hanging="720"/>
      </w:pPr>
      <w:rPr>
        <w:rFonts w:hint="default"/>
      </w:rPr>
    </w:lvl>
    <w:lvl w:ilvl="3">
      <w:start w:val="1"/>
      <w:numFmt w:val="decimal"/>
      <w:lvlText w:val="%1.%2.%3.%4"/>
      <w:lvlJc w:val="left"/>
      <w:pPr>
        <w:ind w:left="11250" w:hanging="720"/>
      </w:pPr>
      <w:rPr>
        <w:rFonts w:hint="default"/>
      </w:rPr>
    </w:lvl>
    <w:lvl w:ilvl="4">
      <w:start w:val="1"/>
      <w:numFmt w:val="decimal"/>
      <w:lvlText w:val="%1.%2.%3.%4.%5"/>
      <w:lvlJc w:val="left"/>
      <w:pPr>
        <w:ind w:left="15120" w:hanging="1080"/>
      </w:pPr>
      <w:rPr>
        <w:rFonts w:hint="default"/>
      </w:rPr>
    </w:lvl>
    <w:lvl w:ilvl="5">
      <w:start w:val="1"/>
      <w:numFmt w:val="decimal"/>
      <w:lvlText w:val="%1.%2.%3.%4.%5.%6"/>
      <w:lvlJc w:val="left"/>
      <w:pPr>
        <w:ind w:left="18630" w:hanging="1080"/>
      </w:pPr>
      <w:rPr>
        <w:rFonts w:hint="default"/>
      </w:rPr>
    </w:lvl>
    <w:lvl w:ilvl="6">
      <w:start w:val="1"/>
      <w:numFmt w:val="decimal"/>
      <w:lvlText w:val="%1.%2.%3.%4.%5.%6.%7"/>
      <w:lvlJc w:val="left"/>
      <w:pPr>
        <w:ind w:left="22500" w:hanging="1440"/>
      </w:pPr>
      <w:rPr>
        <w:rFonts w:hint="default"/>
      </w:rPr>
    </w:lvl>
    <w:lvl w:ilvl="7">
      <w:start w:val="1"/>
      <w:numFmt w:val="decimal"/>
      <w:lvlText w:val="%1.%2.%3.%4.%5.%6.%7.%8"/>
      <w:lvlJc w:val="left"/>
      <w:pPr>
        <w:ind w:left="26010" w:hanging="1440"/>
      </w:pPr>
      <w:rPr>
        <w:rFonts w:hint="default"/>
      </w:rPr>
    </w:lvl>
    <w:lvl w:ilvl="8">
      <w:start w:val="1"/>
      <w:numFmt w:val="decimal"/>
      <w:lvlText w:val="%1.%2.%3.%4.%5.%6.%7.%8.%9"/>
      <w:lvlJc w:val="left"/>
      <w:pPr>
        <w:ind w:left="29880" w:hanging="1800"/>
      </w:pPr>
      <w:rPr>
        <w:rFonts w:hint="default"/>
      </w:rPr>
    </w:lvl>
  </w:abstractNum>
  <w:abstractNum w:abstractNumId="9" w15:restartNumberingAfterBreak="0">
    <w:nsid w:val="42BF508E"/>
    <w:multiLevelType w:val="hybridMultilevel"/>
    <w:tmpl w:val="5596AE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9F6EFD"/>
    <w:multiLevelType w:val="hybridMultilevel"/>
    <w:tmpl w:val="B14C5A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263C4B"/>
    <w:multiLevelType w:val="multilevel"/>
    <w:tmpl w:val="87CAC7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FBD40BC"/>
    <w:multiLevelType w:val="hybridMultilevel"/>
    <w:tmpl w:val="B14C5A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395C26"/>
    <w:multiLevelType w:val="hybridMultilevel"/>
    <w:tmpl w:val="F1C0F66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741324E"/>
    <w:multiLevelType w:val="multilevel"/>
    <w:tmpl w:val="17624E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DD62E6C"/>
    <w:multiLevelType w:val="multilevel"/>
    <w:tmpl w:val="660EAFB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7D325EB"/>
    <w:multiLevelType w:val="multilevel"/>
    <w:tmpl w:val="BDCE2C2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3"/>
  </w:num>
  <w:num w:numId="3">
    <w:abstractNumId w:val="14"/>
  </w:num>
  <w:num w:numId="4">
    <w:abstractNumId w:val="4"/>
  </w:num>
  <w:num w:numId="5">
    <w:abstractNumId w:val="0"/>
  </w:num>
  <w:num w:numId="6">
    <w:abstractNumId w:val="5"/>
  </w:num>
  <w:num w:numId="7">
    <w:abstractNumId w:val="12"/>
  </w:num>
  <w:num w:numId="8">
    <w:abstractNumId w:val="7"/>
  </w:num>
  <w:num w:numId="9">
    <w:abstractNumId w:val="13"/>
  </w:num>
  <w:num w:numId="10">
    <w:abstractNumId w:val="2"/>
  </w:num>
  <w:num w:numId="11">
    <w:abstractNumId w:val="8"/>
  </w:num>
  <w:num w:numId="12">
    <w:abstractNumId w:val="16"/>
  </w:num>
  <w:num w:numId="13">
    <w:abstractNumId w:val="15"/>
  </w:num>
  <w:num w:numId="14">
    <w:abstractNumId w:val="1"/>
  </w:num>
  <w:num w:numId="15">
    <w:abstractNumId w:val="10"/>
  </w:num>
  <w:num w:numId="16">
    <w:abstractNumId w:val="6"/>
  </w:num>
  <w:num w:numId="1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Xu Wang">
    <w15:presenceInfo w15:providerId="None" w15:userId="Xu Wang"/>
  </w15:person>
  <w15:person w15:author="Tom Keaton">
    <w15:presenceInfo w15:providerId="Windows Live" w15:userId="601cb91b7c384fc1"/>
  </w15:person>
  <w15:person w15:author="Tom Keaton [2]">
    <w15:presenceInfo w15:providerId="None" w15:userId="Tom Kea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isplayBackgroundShape/>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D96"/>
    <w:rsid w:val="00000535"/>
    <w:rsid w:val="00000A1B"/>
    <w:rsid w:val="00004662"/>
    <w:rsid w:val="00004972"/>
    <w:rsid w:val="00004D50"/>
    <w:rsid w:val="00013539"/>
    <w:rsid w:val="00022292"/>
    <w:rsid w:val="0002497A"/>
    <w:rsid w:val="00026D15"/>
    <w:rsid w:val="0003087D"/>
    <w:rsid w:val="0003247E"/>
    <w:rsid w:val="00034877"/>
    <w:rsid w:val="0004334C"/>
    <w:rsid w:val="0006161B"/>
    <w:rsid w:val="000670B9"/>
    <w:rsid w:val="00067644"/>
    <w:rsid w:val="00077439"/>
    <w:rsid w:val="00091507"/>
    <w:rsid w:val="000A6B58"/>
    <w:rsid w:val="000A6D05"/>
    <w:rsid w:val="000B114B"/>
    <w:rsid w:val="000C05B1"/>
    <w:rsid w:val="000C2942"/>
    <w:rsid w:val="000C62E7"/>
    <w:rsid w:val="000D0AD6"/>
    <w:rsid w:val="000D1E6E"/>
    <w:rsid w:val="000D55EE"/>
    <w:rsid w:val="000D583A"/>
    <w:rsid w:val="000E0BB4"/>
    <w:rsid w:val="000E1D4C"/>
    <w:rsid w:val="000E3D86"/>
    <w:rsid w:val="000E407B"/>
    <w:rsid w:val="000F239C"/>
    <w:rsid w:val="000F248B"/>
    <w:rsid w:val="0010376F"/>
    <w:rsid w:val="00103E10"/>
    <w:rsid w:val="00107C2C"/>
    <w:rsid w:val="00107DD5"/>
    <w:rsid w:val="00114DEA"/>
    <w:rsid w:val="0011555C"/>
    <w:rsid w:val="001203F1"/>
    <w:rsid w:val="0012082A"/>
    <w:rsid w:val="0012098B"/>
    <w:rsid w:val="00124192"/>
    <w:rsid w:val="001312F2"/>
    <w:rsid w:val="00131990"/>
    <w:rsid w:val="00132071"/>
    <w:rsid w:val="00133ADD"/>
    <w:rsid w:val="00143750"/>
    <w:rsid w:val="00152C86"/>
    <w:rsid w:val="0015409F"/>
    <w:rsid w:val="00161CEF"/>
    <w:rsid w:val="00162593"/>
    <w:rsid w:val="001637DE"/>
    <w:rsid w:val="00166D32"/>
    <w:rsid w:val="00171EF2"/>
    <w:rsid w:val="001856B6"/>
    <w:rsid w:val="00192AF6"/>
    <w:rsid w:val="0019586C"/>
    <w:rsid w:val="001A49C0"/>
    <w:rsid w:val="001B114E"/>
    <w:rsid w:val="001B2343"/>
    <w:rsid w:val="001B36C2"/>
    <w:rsid w:val="001B45DA"/>
    <w:rsid w:val="001B7808"/>
    <w:rsid w:val="001C0083"/>
    <w:rsid w:val="001C0084"/>
    <w:rsid w:val="001C0F60"/>
    <w:rsid w:val="001D2A46"/>
    <w:rsid w:val="001E6B44"/>
    <w:rsid w:val="001E7891"/>
    <w:rsid w:val="001F1AE5"/>
    <w:rsid w:val="001F293C"/>
    <w:rsid w:val="00201535"/>
    <w:rsid w:val="00202E4F"/>
    <w:rsid w:val="00204BFC"/>
    <w:rsid w:val="00217E50"/>
    <w:rsid w:val="0022077D"/>
    <w:rsid w:val="00223CF5"/>
    <w:rsid w:val="0022674B"/>
    <w:rsid w:val="00226F8D"/>
    <w:rsid w:val="00232DF5"/>
    <w:rsid w:val="00232E03"/>
    <w:rsid w:val="002335D8"/>
    <w:rsid w:val="002342E3"/>
    <w:rsid w:val="002357A0"/>
    <w:rsid w:val="00237185"/>
    <w:rsid w:val="00241FA2"/>
    <w:rsid w:val="00244360"/>
    <w:rsid w:val="00245F7A"/>
    <w:rsid w:val="00247B9F"/>
    <w:rsid w:val="0025024E"/>
    <w:rsid w:val="002566AC"/>
    <w:rsid w:val="00257BD8"/>
    <w:rsid w:val="00257EC4"/>
    <w:rsid w:val="00261091"/>
    <w:rsid w:val="002618E8"/>
    <w:rsid w:val="00274B61"/>
    <w:rsid w:val="00282513"/>
    <w:rsid w:val="00285095"/>
    <w:rsid w:val="00291B9C"/>
    <w:rsid w:val="002A78E1"/>
    <w:rsid w:val="002B22AC"/>
    <w:rsid w:val="002B2B49"/>
    <w:rsid w:val="002B4CAF"/>
    <w:rsid w:val="002B5843"/>
    <w:rsid w:val="002B6453"/>
    <w:rsid w:val="002B75AA"/>
    <w:rsid w:val="002C2320"/>
    <w:rsid w:val="002C23AC"/>
    <w:rsid w:val="002C39B5"/>
    <w:rsid w:val="002C39EA"/>
    <w:rsid w:val="002C3F51"/>
    <w:rsid w:val="002C608A"/>
    <w:rsid w:val="002D1386"/>
    <w:rsid w:val="002D2DC1"/>
    <w:rsid w:val="002D4048"/>
    <w:rsid w:val="002D419B"/>
    <w:rsid w:val="002D607B"/>
    <w:rsid w:val="002D6A6F"/>
    <w:rsid w:val="002E0966"/>
    <w:rsid w:val="002E113B"/>
    <w:rsid w:val="002E39C7"/>
    <w:rsid w:val="002E5023"/>
    <w:rsid w:val="002E6E99"/>
    <w:rsid w:val="002E7318"/>
    <w:rsid w:val="002E75B7"/>
    <w:rsid w:val="002F0A59"/>
    <w:rsid w:val="002F56A3"/>
    <w:rsid w:val="002F5A1A"/>
    <w:rsid w:val="0031105A"/>
    <w:rsid w:val="0031582C"/>
    <w:rsid w:val="0033378C"/>
    <w:rsid w:val="003568FC"/>
    <w:rsid w:val="003661C7"/>
    <w:rsid w:val="00374186"/>
    <w:rsid w:val="00384942"/>
    <w:rsid w:val="00385B1F"/>
    <w:rsid w:val="003A0318"/>
    <w:rsid w:val="003A0CC3"/>
    <w:rsid w:val="003A0EAF"/>
    <w:rsid w:val="003B14CA"/>
    <w:rsid w:val="003B3AC3"/>
    <w:rsid w:val="003B4EE5"/>
    <w:rsid w:val="003B65EC"/>
    <w:rsid w:val="003B742E"/>
    <w:rsid w:val="003C5C83"/>
    <w:rsid w:val="003C5CC3"/>
    <w:rsid w:val="003D1BDD"/>
    <w:rsid w:val="003D51E7"/>
    <w:rsid w:val="003D6FD9"/>
    <w:rsid w:val="003E7646"/>
    <w:rsid w:val="004057B7"/>
    <w:rsid w:val="004066E3"/>
    <w:rsid w:val="004112A3"/>
    <w:rsid w:val="0041465D"/>
    <w:rsid w:val="00415A2E"/>
    <w:rsid w:val="00420EF8"/>
    <w:rsid w:val="00423CF6"/>
    <w:rsid w:val="004440BA"/>
    <w:rsid w:val="004453F3"/>
    <w:rsid w:val="004458AA"/>
    <w:rsid w:val="00456E90"/>
    <w:rsid w:val="00461E99"/>
    <w:rsid w:val="00462157"/>
    <w:rsid w:val="0046662C"/>
    <w:rsid w:val="00467970"/>
    <w:rsid w:val="00487DBF"/>
    <w:rsid w:val="0049352D"/>
    <w:rsid w:val="00495FB2"/>
    <w:rsid w:val="004973A6"/>
    <w:rsid w:val="004A0E08"/>
    <w:rsid w:val="004A197B"/>
    <w:rsid w:val="004A2D55"/>
    <w:rsid w:val="004A68CD"/>
    <w:rsid w:val="004B4357"/>
    <w:rsid w:val="004C002D"/>
    <w:rsid w:val="004C0C3E"/>
    <w:rsid w:val="004C17A6"/>
    <w:rsid w:val="004C2137"/>
    <w:rsid w:val="004C7543"/>
    <w:rsid w:val="004D2B30"/>
    <w:rsid w:val="004D2D30"/>
    <w:rsid w:val="004E02AE"/>
    <w:rsid w:val="004E05B7"/>
    <w:rsid w:val="004E0C84"/>
    <w:rsid w:val="004E6768"/>
    <w:rsid w:val="004E76F1"/>
    <w:rsid w:val="004F3BE7"/>
    <w:rsid w:val="004F5EAD"/>
    <w:rsid w:val="005018B9"/>
    <w:rsid w:val="0051158A"/>
    <w:rsid w:val="0051198A"/>
    <w:rsid w:val="00511C95"/>
    <w:rsid w:val="00513BC9"/>
    <w:rsid w:val="00517966"/>
    <w:rsid w:val="00525C59"/>
    <w:rsid w:val="00525FB9"/>
    <w:rsid w:val="005309B0"/>
    <w:rsid w:val="00534B73"/>
    <w:rsid w:val="0054086F"/>
    <w:rsid w:val="005412B0"/>
    <w:rsid w:val="0054151D"/>
    <w:rsid w:val="005426A4"/>
    <w:rsid w:val="00545465"/>
    <w:rsid w:val="0054554E"/>
    <w:rsid w:val="00552D2F"/>
    <w:rsid w:val="005610EC"/>
    <w:rsid w:val="00562055"/>
    <w:rsid w:val="00563713"/>
    <w:rsid w:val="00563BAA"/>
    <w:rsid w:val="005644B0"/>
    <w:rsid w:val="00572E0A"/>
    <w:rsid w:val="005863BA"/>
    <w:rsid w:val="00586E71"/>
    <w:rsid w:val="00591C42"/>
    <w:rsid w:val="0059767F"/>
    <w:rsid w:val="005A20F4"/>
    <w:rsid w:val="005B5CB2"/>
    <w:rsid w:val="005C05AC"/>
    <w:rsid w:val="005C13A4"/>
    <w:rsid w:val="005C1F0A"/>
    <w:rsid w:val="005D0467"/>
    <w:rsid w:val="005D14D1"/>
    <w:rsid w:val="005D187A"/>
    <w:rsid w:val="005E0124"/>
    <w:rsid w:val="005E6072"/>
    <w:rsid w:val="005E6745"/>
    <w:rsid w:val="005F1088"/>
    <w:rsid w:val="005F45A5"/>
    <w:rsid w:val="005F5AB4"/>
    <w:rsid w:val="00604845"/>
    <w:rsid w:val="00604F7E"/>
    <w:rsid w:val="006100BF"/>
    <w:rsid w:val="0062575A"/>
    <w:rsid w:val="00626F5A"/>
    <w:rsid w:val="006316EB"/>
    <w:rsid w:val="006356EE"/>
    <w:rsid w:val="00637345"/>
    <w:rsid w:val="00642482"/>
    <w:rsid w:val="006436C8"/>
    <w:rsid w:val="00656274"/>
    <w:rsid w:val="0066062D"/>
    <w:rsid w:val="006664F6"/>
    <w:rsid w:val="00670D96"/>
    <w:rsid w:val="00681138"/>
    <w:rsid w:val="006811D5"/>
    <w:rsid w:val="006877F2"/>
    <w:rsid w:val="00690D74"/>
    <w:rsid w:val="00692751"/>
    <w:rsid w:val="0069592A"/>
    <w:rsid w:val="006B0687"/>
    <w:rsid w:val="006B57B3"/>
    <w:rsid w:val="006B61EC"/>
    <w:rsid w:val="006C2DF0"/>
    <w:rsid w:val="006C44F5"/>
    <w:rsid w:val="006C452A"/>
    <w:rsid w:val="006C7ECE"/>
    <w:rsid w:val="006E4999"/>
    <w:rsid w:val="006F2289"/>
    <w:rsid w:val="006F36C2"/>
    <w:rsid w:val="006F6357"/>
    <w:rsid w:val="00704141"/>
    <w:rsid w:val="00705A1C"/>
    <w:rsid w:val="00707FB5"/>
    <w:rsid w:val="0071469F"/>
    <w:rsid w:val="007147F7"/>
    <w:rsid w:val="00725777"/>
    <w:rsid w:val="00731B9D"/>
    <w:rsid w:val="00732808"/>
    <w:rsid w:val="007373C4"/>
    <w:rsid w:val="00741698"/>
    <w:rsid w:val="00745C4F"/>
    <w:rsid w:val="0074634C"/>
    <w:rsid w:val="0075276F"/>
    <w:rsid w:val="007532D6"/>
    <w:rsid w:val="00766739"/>
    <w:rsid w:val="007675A6"/>
    <w:rsid w:val="0077103A"/>
    <w:rsid w:val="00773D15"/>
    <w:rsid w:val="00774D13"/>
    <w:rsid w:val="007816A3"/>
    <w:rsid w:val="007825EF"/>
    <w:rsid w:val="0078384F"/>
    <w:rsid w:val="00787E85"/>
    <w:rsid w:val="007A1C31"/>
    <w:rsid w:val="007A25B0"/>
    <w:rsid w:val="007A27D6"/>
    <w:rsid w:val="007A748C"/>
    <w:rsid w:val="007A78CA"/>
    <w:rsid w:val="007B7D25"/>
    <w:rsid w:val="007C1987"/>
    <w:rsid w:val="007C3061"/>
    <w:rsid w:val="007C3217"/>
    <w:rsid w:val="007C6E69"/>
    <w:rsid w:val="007D1DD3"/>
    <w:rsid w:val="007D4612"/>
    <w:rsid w:val="007D617D"/>
    <w:rsid w:val="007E3E36"/>
    <w:rsid w:val="007E6BC5"/>
    <w:rsid w:val="007F402F"/>
    <w:rsid w:val="007F4925"/>
    <w:rsid w:val="007F540E"/>
    <w:rsid w:val="00803E38"/>
    <w:rsid w:val="00810C4F"/>
    <w:rsid w:val="00811375"/>
    <w:rsid w:val="008120BB"/>
    <w:rsid w:val="008141C6"/>
    <w:rsid w:val="00817D24"/>
    <w:rsid w:val="00826630"/>
    <w:rsid w:val="008404CB"/>
    <w:rsid w:val="00842BC1"/>
    <w:rsid w:val="008453DB"/>
    <w:rsid w:val="008471A7"/>
    <w:rsid w:val="00852395"/>
    <w:rsid w:val="00853DCB"/>
    <w:rsid w:val="00855DA2"/>
    <w:rsid w:val="00863935"/>
    <w:rsid w:val="00865D45"/>
    <w:rsid w:val="00872D18"/>
    <w:rsid w:val="00880C3A"/>
    <w:rsid w:val="008813B7"/>
    <w:rsid w:val="00881F1F"/>
    <w:rsid w:val="0088442C"/>
    <w:rsid w:val="008A179F"/>
    <w:rsid w:val="008A2017"/>
    <w:rsid w:val="008A65AE"/>
    <w:rsid w:val="008B29FC"/>
    <w:rsid w:val="008B3028"/>
    <w:rsid w:val="008B58A2"/>
    <w:rsid w:val="008C1BEE"/>
    <w:rsid w:val="008C32D7"/>
    <w:rsid w:val="008D1E0C"/>
    <w:rsid w:val="008E0804"/>
    <w:rsid w:val="008E3E52"/>
    <w:rsid w:val="008E4949"/>
    <w:rsid w:val="008E63CC"/>
    <w:rsid w:val="008E7C99"/>
    <w:rsid w:val="008F0718"/>
    <w:rsid w:val="008F19F7"/>
    <w:rsid w:val="00901940"/>
    <w:rsid w:val="00906460"/>
    <w:rsid w:val="0091062D"/>
    <w:rsid w:val="00914F7A"/>
    <w:rsid w:val="009179EB"/>
    <w:rsid w:val="00917D95"/>
    <w:rsid w:val="00952A52"/>
    <w:rsid w:val="00955176"/>
    <w:rsid w:val="00975736"/>
    <w:rsid w:val="0098693A"/>
    <w:rsid w:val="00991B31"/>
    <w:rsid w:val="00993B48"/>
    <w:rsid w:val="009943BD"/>
    <w:rsid w:val="009B0909"/>
    <w:rsid w:val="009B3543"/>
    <w:rsid w:val="009B43CD"/>
    <w:rsid w:val="009B6363"/>
    <w:rsid w:val="009B6BE8"/>
    <w:rsid w:val="009B6D68"/>
    <w:rsid w:val="009B7E06"/>
    <w:rsid w:val="009C4962"/>
    <w:rsid w:val="009C6A18"/>
    <w:rsid w:val="009D515C"/>
    <w:rsid w:val="009E2F21"/>
    <w:rsid w:val="009F0FA9"/>
    <w:rsid w:val="009F2B02"/>
    <w:rsid w:val="00A04B4C"/>
    <w:rsid w:val="00A07DA3"/>
    <w:rsid w:val="00A110B4"/>
    <w:rsid w:val="00A20F4C"/>
    <w:rsid w:val="00A327FD"/>
    <w:rsid w:val="00A3437E"/>
    <w:rsid w:val="00A40F72"/>
    <w:rsid w:val="00A41F79"/>
    <w:rsid w:val="00A523F1"/>
    <w:rsid w:val="00A60814"/>
    <w:rsid w:val="00A617D2"/>
    <w:rsid w:val="00A64708"/>
    <w:rsid w:val="00A7447F"/>
    <w:rsid w:val="00A848E4"/>
    <w:rsid w:val="00A93F2E"/>
    <w:rsid w:val="00A9525B"/>
    <w:rsid w:val="00A95F8D"/>
    <w:rsid w:val="00AA54B0"/>
    <w:rsid w:val="00AA6A54"/>
    <w:rsid w:val="00AC212E"/>
    <w:rsid w:val="00AC5DBC"/>
    <w:rsid w:val="00AC6A0F"/>
    <w:rsid w:val="00AD0945"/>
    <w:rsid w:val="00AD1E05"/>
    <w:rsid w:val="00AD3E43"/>
    <w:rsid w:val="00AE7DF6"/>
    <w:rsid w:val="00AF3E40"/>
    <w:rsid w:val="00AF42F0"/>
    <w:rsid w:val="00AF5A58"/>
    <w:rsid w:val="00B007E5"/>
    <w:rsid w:val="00B0306C"/>
    <w:rsid w:val="00B0431D"/>
    <w:rsid w:val="00B04C82"/>
    <w:rsid w:val="00B123AB"/>
    <w:rsid w:val="00B136F0"/>
    <w:rsid w:val="00B179D4"/>
    <w:rsid w:val="00B250FB"/>
    <w:rsid w:val="00B33A1D"/>
    <w:rsid w:val="00B37D0C"/>
    <w:rsid w:val="00B454DE"/>
    <w:rsid w:val="00B81C1C"/>
    <w:rsid w:val="00B84D5A"/>
    <w:rsid w:val="00B9755C"/>
    <w:rsid w:val="00BA1DA6"/>
    <w:rsid w:val="00BA2879"/>
    <w:rsid w:val="00BA628C"/>
    <w:rsid w:val="00BB09F6"/>
    <w:rsid w:val="00BB40D2"/>
    <w:rsid w:val="00BB5585"/>
    <w:rsid w:val="00BB63D6"/>
    <w:rsid w:val="00BB74A7"/>
    <w:rsid w:val="00BC0393"/>
    <w:rsid w:val="00BC145D"/>
    <w:rsid w:val="00BC1CB5"/>
    <w:rsid w:val="00BC21AA"/>
    <w:rsid w:val="00BC6CFA"/>
    <w:rsid w:val="00BE14E7"/>
    <w:rsid w:val="00BE5295"/>
    <w:rsid w:val="00BE5A21"/>
    <w:rsid w:val="00BE7499"/>
    <w:rsid w:val="00BF15F6"/>
    <w:rsid w:val="00BF18AF"/>
    <w:rsid w:val="00BF388E"/>
    <w:rsid w:val="00C025DB"/>
    <w:rsid w:val="00C03709"/>
    <w:rsid w:val="00C1037D"/>
    <w:rsid w:val="00C11038"/>
    <w:rsid w:val="00C11E84"/>
    <w:rsid w:val="00C151EC"/>
    <w:rsid w:val="00C1773F"/>
    <w:rsid w:val="00C215BA"/>
    <w:rsid w:val="00C22DDA"/>
    <w:rsid w:val="00C26053"/>
    <w:rsid w:val="00C2732F"/>
    <w:rsid w:val="00C3253C"/>
    <w:rsid w:val="00C3280F"/>
    <w:rsid w:val="00C34DDC"/>
    <w:rsid w:val="00C36325"/>
    <w:rsid w:val="00C405BC"/>
    <w:rsid w:val="00C55735"/>
    <w:rsid w:val="00C61826"/>
    <w:rsid w:val="00C62BAF"/>
    <w:rsid w:val="00C633FB"/>
    <w:rsid w:val="00C67AF7"/>
    <w:rsid w:val="00C70E0F"/>
    <w:rsid w:val="00C70F82"/>
    <w:rsid w:val="00C73166"/>
    <w:rsid w:val="00C75912"/>
    <w:rsid w:val="00C83FF1"/>
    <w:rsid w:val="00C85296"/>
    <w:rsid w:val="00C93915"/>
    <w:rsid w:val="00C96676"/>
    <w:rsid w:val="00CA422D"/>
    <w:rsid w:val="00CA560E"/>
    <w:rsid w:val="00CA68EA"/>
    <w:rsid w:val="00CC12E2"/>
    <w:rsid w:val="00CC760F"/>
    <w:rsid w:val="00CD666F"/>
    <w:rsid w:val="00CE247D"/>
    <w:rsid w:val="00CE7013"/>
    <w:rsid w:val="00CF07AA"/>
    <w:rsid w:val="00D103B4"/>
    <w:rsid w:val="00D10D07"/>
    <w:rsid w:val="00D12665"/>
    <w:rsid w:val="00D30D9A"/>
    <w:rsid w:val="00D33AF6"/>
    <w:rsid w:val="00D44AA0"/>
    <w:rsid w:val="00D46529"/>
    <w:rsid w:val="00D50D40"/>
    <w:rsid w:val="00D65ED9"/>
    <w:rsid w:val="00D74122"/>
    <w:rsid w:val="00D8454E"/>
    <w:rsid w:val="00D84682"/>
    <w:rsid w:val="00D93D46"/>
    <w:rsid w:val="00D944BD"/>
    <w:rsid w:val="00DA5B86"/>
    <w:rsid w:val="00DB21B2"/>
    <w:rsid w:val="00DB2C87"/>
    <w:rsid w:val="00DB3921"/>
    <w:rsid w:val="00DB39D2"/>
    <w:rsid w:val="00DB49B0"/>
    <w:rsid w:val="00DB7A25"/>
    <w:rsid w:val="00DB7C8B"/>
    <w:rsid w:val="00DC26DB"/>
    <w:rsid w:val="00DC52EA"/>
    <w:rsid w:val="00DC553B"/>
    <w:rsid w:val="00DC6498"/>
    <w:rsid w:val="00DC7C92"/>
    <w:rsid w:val="00DD691B"/>
    <w:rsid w:val="00DE6AD4"/>
    <w:rsid w:val="00DF03F7"/>
    <w:rsid w:val="00DF089D"/>
    <w:rsid w:val="00DF0DAB"/>
    <w:rsid w:val="00DF163F"/>
    <w:rsid w:val="00DF2E47"/>
    <w:rsid w:val="00DF5E4F"/>
    <w:rsid w:val="00E06F04"/>
    <w:rsid w:val="00E21A28"/>
    <w:rsid w:val="00E22F1B"/>
    <w:rsid w:val="00E2437E"/>
    <w:rsid w:val="00E26E5A"/>
    <w:rsid w:val="00E3024F"/>
    <w:rsid w:val="00E465A8"/>
    <w:rsid w:val="00E4724C"/>
    <w:rsid w:val="00E50003"/>
    <w:rsid w:val="00E63C64"/>
    <w:rsid w:val="00E66BB1"/>
    <w:rsid w:val="00E7774C"/>
    <w:rsid w:val="00E85E49"/>
    <w:rsid w:val="00E93D07"/>
    <w:rsid w:val="00E95E5A"/>
    <w:rsid w:val="00E96C13"/>
    <w:rsid w:val="00EB5E14"/>
    <w:rsid w:val="00EC143C"/>
    <w:rsid w:val="00EC4875"/>
    <w:rsid w:val="00EC60D9"/>
    <w:rsid w:val="00ED52DF"/>
    <w:rsid w:val="00ED769A"/>
    <w:rsid w:val="00EE1750"/>
    <w:rsid w:val="00EE553B"/>
    <w:rsid w:val="00EE764C"/>
    <w:rsid w:val="00F10668"/>
    <w:rsid w:val="00F16511"/>
    <w:rsid w:val="00F20148"/>
    <w:rsid w:val="00F21580"/>
    <w:rsid w:val="00F21A1F"/>
    <w:rsid w:val="00F23653"/>
    <w:rsid w:val="00F24A4A"/>
    <w:rsid w:val="00F27521"/>
    <w:rsid w:val="00F27EDF"/>
    <w:rsid w:val="00F3000A"/>
    <w:rsid w:val="00F3652F"/>
    <w:rsid w:val="00F37E33"/>
    <w:rsid w:val="00F4067A"/>
    <w:rsid w:val="00F44B85"/>
    <w:rsid w:val="00F47988"/>
    <w:rsid w:val="00F506B3"/>
    <w:rsid w:val="00F510F0"/>
    <w:rsid w:val="00F54DD6"/>
    <w:rsid w:val="00F562A1"/>
    <w:rsid w:val="00F77C58"/>
    <w:rsid w:val="00F8795B"/>
    <w:rsid w:val="00FB1842"/>
    <w:rsid w:val="00FC2937"/>
    <w:rsid w:val="00FC3E91"/>
    <w:rsid w:val="00FC40C0"/>
    <w:rsid w:val="00FD050A"/>
    <w:rsid w:val="00FD1DB3"/>
    <w:rsid w:val="00FD4357"/>
    <w:rsid w:val="00FD4C4E"/>
    <w:rsid w:val="00FE0E62"/>
    <w:rsid w:val="00FE25A3"/>
    <w:rsid w:val="00FF06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482D5"/>
  <w15:chartTrackingRefBased/>
  <w15:docId w15:val="{38900376-A9F3-445F-93D0-F9945648C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39B5"/>
    <w:pPr>
      <w:ind w:left="720"/>
      <w:contextualSpacing/>
    </w:pPr>
  </w:style>
  <w:style w:type="character" w:styleId="PlaceholderText">
    <w:name w:val="Placeholder Text"/>
    <w:basedOn w:val="DefaultParagraphFont"/>
    <w:uiPriority w:val="99"/>
    <w:semiHidden/>
    <w:rsid w:val="00CC760F"/>
    <w:rPr>
      <w:color w:val="808080"/>
    </w:rPr>
  </w:style>
  <w:style w:type="table" w:styleId="TableGrid">
    <w:name w:val="Table Grid"/>
    <w:basedOn w:val="TableNormal"/>
    <w:uiPriority w:val="39"/>
    <w:rsid w:val="00725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DC26D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223CF5"/>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eader">
    <w:name w:val="header"/>
    <w:basedOn w:val="Normal"/>
    <w:link w:val="HeaderChar"/>
    <w:uiPriority w:val="99"/>
    <w:unhideWhenUsed/>
    <w:rsid w:val="00133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ADD"/>
  </w:style>
  <w:style w:type="paragraph" w:styleId="Footer">
    <w:name w:val="footer"/>
    <w:basedOn w:val="Normal"/>
    <w:link w:val="FooterChar"/>
    <w:uiPriority w:val="99"/>
    <w:unhideWhenUsed/>
    <w:rsid w:val="00133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ADD"/>
  </w:style>
  <w:style w:type="paragraph" w:styleId="BalloonText">
    <w:name w:val="Balloon Text"/>
    <w:basedOn w:val="Normal"/>
    <w:link w:val="BalloonTextChar"/>
    <w:uiPriority w:val="99"/>
    <w:semiHidden/>
    <w:unhideWhenUsed/>
    <w:rsid w:val="00133AD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3ADD"/>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487DBF"/>
    <w:rPr>
      <w:sz w:val="16"/>
      <w:szCs w:val="16"/>
    </w:rPr>
  </w:style>
  <w:style w:type="paragraph" w:styleId="CommentText">
    <w:name w:val="annotation text"/>
    <w:basedOn w:val="Normal"/>
    <w:link w:val="CommentTextChar"/>
    <w:uiPriority w:val="99"/>
    <w:semiHidden/>
    <w:unhideWhenUsed/>
    <w:rsid w:val="00487DBF"/>
    <w:pPr>
      <w:spacing w:line="240" w:lineRule="auto"/>
    </w:pPr>
    <w:rPr>
      <w:sz w:val="20"/>
      <w:szCs w:val="20"/>
    </w:rPr>
  </w:style>
  <w:style w:type="character" w:customStyle="1" w:styleId="CommentTextChar">
    <w:name w:val="Comment Text Char"/>
    <w:basedOn w:val="DefaultParagraphFont"/>
    <w:link w:val="CommentText"/>
    <w:uiPriority w:val="99"/>
    <w:semiHidden/>
    <w:rsid w:val="00487DBF"/>
    <w:rPr>
      <w:sz w:val="20"/>
      <w:szCs w:val="20"/>
    </w:rPr>
  </w:style>
  <w:style w:type="paragraph" w:styleId="CommentSubject">
    <w:name w:val="annotation subject"/>
    <w:basedOn w:val="CommentText"/>
    <w:next w:val="CommentText"/>
    <w:link w:val="CommentSubjectChar"/>
    <w:uiPriority w:val="99"/>
    <w:semiHidden/>
    <w:unhideWhenUsed/>
    <w:rsid w:val="00487DBF"/>
    <w:rPr>
      <w:b/>
      <w:bCs/>
    </w:rPr>
  </w:style>
  <w:style w:type="character" w:customStyle="1" w:styleId="CommentSubjectChar">
    <w:name w:val="Comment Subject Char"/>
    <w:basedOn w:val="CommentTextChar"/>
    <w:link w:val="CommentSubject"/>
    <w:uiPriority w:val="99"/>
    <w:semiHidden/>
    <w:rsid w:val="00487DBF"/>
    <w:rPr>
      <w:b/>
      <w:bCs/>
      <w:sz w:val="20"/>
      <w:szCs w:val="20"/>
    </w:rPr>
  </w:style>
  <w:style w:type="paragraph" w:styleId="Revision">
    <w:name w:val="Revision"/>
    <w:hidden/>
    <w:uiPriority w:val="99"/>
    <w:semiHidden/>
    <w:rsid w:val="008523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6347124">
      <w:bodyDiv w:val="1"/>
      <w:marLeft w:val="0"/>
      <w:marRight w:val="0"/>
      <w:marTop w:val="0"/>
      <w:marBottom w:val="0"/>
      <w:divBdr>
        <w:top w:val="none" w:sz="0" w:space="0" w:color="auto"/>
        <w:left w:val="none" w:sz="0" w:space="0" w:color="auto"/>
        <w:bottom w:val="none" w:sz="0" w:space="0" w:color="auto"/>
        <w:right w:val="none" w:sz="0" w:space="0" w:color="auto"/>
      </w:divBdr>
    </w:div>
    <w:div w:id="138899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526E8-6370-EC40-94F7-ED8EA68E2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9</Pages>
  <Words>3057</Words>
  <Characters>17428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Keaton</dc:creator>
  <cp:keywords/>
  <dc:description/>
  <cp:lastModifiedBy>Xu Wang</cp:lastModifiedBy>
  <cp:revision>35</cp:revision>
  <dcterms:created xsi:type="dcterms:W3CDTF">2019-07-08T21:30:00Z</dcterms:created>
  <dcterms:modified xsi:type="dcterms:W3CDTF">2019-07-26T08:13:00Z</dcterms:modified>
</cp:coreProperties>
</file>